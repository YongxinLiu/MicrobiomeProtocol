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57CB70" w14:textId="6A1BF66D" w:rsidR="00D51D28" w:rsidRPr="00225A91" w:rsidRDefault="00D51D28" w:rsidP="006E75C6">
      <w:pPr>
        <w:adjustRightInd w:val="0"/>
        <w:snapToGrid w:val="0"/>
        <w:spacing w:line="360" w:lineRule="auto"/>
        <w:jc w:val="center"/>
        <w:rPr>
          <w:rFonts w:ascii="Arial" w:eastAsia="黑体" w:hAnsi="Arial" w:cs="Arial"/>
          <w:b/>
          <w:sz w:val="32"/>
          <w:szCs w:val="32"/>
          <w:lang w:eastAsia="zh-CN"/>
        </w:rPr>
      </w:pPr>
      <w:r w:rsidRPr="00225A91">
        <w:rPr>
          <w:rFonts w:ascii="Arial" w:eastAsia="黑体" w:hAnsi="Arial" w:cs="Arial"/>
          <w:b/>
          <w:sz w:val="32"/>
          <w:szCs w:val="32"/>
          <w:lang w:eastAsia="zh-CN"/>
        </w:rPr>
        <w:t>土壤宏</w:t>
      </w:r>
      <w:proofErr w:type="gramStart"/>
      <w:r w:rsidRPr="00225A91">
        <w:rPr>
          <w:rFonts w:ascii="Arial" w:eastAsia="黑体" w:hAnsi="Arial" w:cs="Arial"/>
          <w:b/>
          <w:sz w:val="32"/>
          <w:szCs w:val="32"/>
          <w:lang w:eastAsia="zh-CN"/>
        </w:rPr>
        <w:t>转录组</w:t>
      </w:r>
      <w:proofErr w:type="gramEnd"/>
      <w:r w:rsidRPr="00225A91">
        <w:rPr>
          <w:rFonts w:ascii="Arial" w:eastAsia="黑体" w:hAnsi="Arial" w:cs="Arial"/>
          <w:b/>
          <w:sz w:val="32"/>
          <w:szCs w:val="32"/>
          <w:lang w:eastAsia="zh-CN"/>
        </w:rPr>
        <w:t>学样本前处理与</w:t>
      </w:r>
      <w:r w:rsidR="00440D30" w:rsidRPr="00225A91">
        <w:rPr>
          <w:rFonts w:ascii="Arial" w:eastAsia="黑体" w:hAnsi="Arial" w:cs="Arial" w:hint="eastAsia"/>
          <w:b/>
          <w:sz w:val="32"/>
          <w:szCs w:val="32"/>
          <w:lang w:eastAsia="zh-CN"/>
        </w:rPr>
        <w:t>数据分析</w:t>
      </w:r>
    </w:p>
    <w:p w14:paraId="64C254E5" w14:textId="5E99E3F0" w:rsidR="00440D30" w:rsidRDefault="00A20B55" w:rsidP="00FF321E">
      <w:pPr>
        <w:widowControl w:val="0"/>
        <w:adjustRightInd w:val="0"/>
        <w:snapToGrid w:val="0"/>
        <w:spacing w:line="360" w:lineRule="auto"/>
        <w:jc w:val="center"/>
        <w:rPr>
          <w:rFonts w:ascii="Arial" w:eastAsia="黑体" w:hAnsi="Arial" w:cs="Arial"/>
          <w:b/>
          <w:sz w:val="24"/>
          <w:szCs w:val="24"/>
          <w:lang w:eastAsia="zh-CN"/>
        </w:rPr>
      </w:pPr>
      <w:r w:rsidRPr="00225A91">
        <w:rPr>
          <w:rFonts w:ascii="Arial" w:eastAsia="黑体" w:hAnsi="Arial" w:cs="Arial"/>
          <w:b/>
          <w:sz w:val="24"/>
          <w:szCs w:val="24"/>
          <w:lang w:eastAsia="zh-CN"/>
        </w:rPr>
        <w:t xml:space="preserve">Sample Pretreatment </w:t>
      </w:r>
      <w:proofErr w:type="gramStart"/>
      <w:r w:rsidRPr="00225A91">
        <w:rPr>
          <w:rFonts w:ascii="Arial" w:eastAsia="黑体" w:hAnsi="Arial" w:cs="Arial"/>
          <w:b/>
          <w:sz w:val="24"/>
          <w:szCs w:val="24"/>
          <w:lang w:eastAsia="zh-CN"/>
        </w:rPr>
        <w:t>And</w:t>
      </w:r>
      <w:proofErr w:type="gramEnd"/>
      <w:r w:rsidRPr="00225A91">
        <w:rPr>
          <w:rFonts w:ascii="Arial" w:eastAsia="黑体" w:hAnsi="Arial" w:cs="Arial"/>
          <w:b/>
          <w:sz w:val="24"/>
          <w:szCs w:val="24"/>
          <w:lang w:eastAsia="zh-CN"/>
        </w:rPr>
        <w:t xml:space="preserve"> Data Analysis Of </w:t>
      </w:r>
      <w:r w:rsidR="00440D30" w:rsidRPr="00225A91">
        <w:rPr>
          <w:rFonts w:ascii="Arial" w:eastAsia="黑体" w:hAnsi="Arial" w:cs="Arial"/>
          <w:b/>
          <w:sz w:val="24"/>
          <w:szCs w:val="24"/>
          <w:lang w:eastAsia="zh-CN"/>
        </w:rPr>
        <w:t xml:space="preserve">Soil Metatranscriptome </w:t>
      </w:r>
    </w:p>
    <w:p w14:paraId="00BF7A4A" w14:textId="12B27F17" w:rsidR="00D51D28" w:rsidRPr="00FF321E" w:rsidRDefault="00D51D28" w:rsidP="00FF321E">
      <w:pPr>
        <w:widowControl w:val="0"/>
        <w:adjustRightInd w:val="0"/>
        <w:snapToGrid w:val="0"/>
        <w:spacing w:line="360" w:lineRule="auto"/>
        <w:jc w:val="center"/>
        <w:rPr>
          <w:rFonts w:ascii="Arial" w:hAnsi="Arial" w:cs="Arial"/>
          <w:color w:val="000000"/>
          <w:sz w:val="24"/>
          <w:lang w:eastAsia="zh-CN"/>
        </w:rPr>
      </w:pPr>
      <w:r w:rsidRPr="00FF321E">
        <w:rPr>
          <w:rFonts w:ascii="Arial" w:hAnsi="Arial" w:cs="Arial"/>
          <w:color w:val="000000"/>
          <w:sz w:val="24"/>
          <w:lang w:eastAsia="zh-CN"/>
        </w:rPr>
        <w:t>张丽燕</w:t>
      </w:r>
      <w:r w:rsidRPr="00FF321E">
        <w:rPr>
          <w:rFonts w:ascii="Arial" w:hAnsi="Arial" w:cs="Arial"/>
          <w:color w:val="000000"/>
          <w:sz w:val="24"/>
          <w:vertAlign w:val="superscript"/>
          <w:lang w:eastAsia="zh-CN"/>
        </w:rPr>
        <w:t>1,</w:t>
      </w:r>
      <w:r w:rsidR="00FF321E" w:rsidRPr="00FF321E">
        <w:rPr>
          <w:rFonts w:ascii="Arial" w:hAnsi="Arial" w:cs="Arial"/>
          <w:color w:val="000000"/>
          <w:sz w:val="24"/>
          <w:vertAlign w:val="superscript"/>
          <w:lang w:eastAsia="zh-CN"/>
        </w:rPr>
        <w:t xml:space="preserve"> </w:t>
      </w:r>
      <w:r w:rsidRPr="00FF321E">
        <w:rPr>
          <w:rFonts w:ascii="Arial" w:hAnsi="Arial" w:cs="Arial"/>
          <w:color w:val="000000"/>
          <w:sz w:val="24"/>
          <w:vertAlign w:val="superscript"/>
          <w:lang w:eastAsia="zh-CN"/>
        </w:rPr>
        <w:t>2</w:t>
      </w:r>
      <w:r w:rsidRPr="00FF321E">
        <w:rPr>
          <w:rFonts w:ascii="Arial" w:hAnsi="Arial" w:cs="Arial"/>
          <w:color w:val="000000"/>
          <w:sz w:val="24"/>
          <w:lang w:eastAsia="zh-CN"/>
        </w:rPr>
        <w:t>，</w:t>
      </w:r>
      <w:r w:rsidR="00CD5044">
        <w:rPr>
          <w:rFonts w:ascii="Arial" w:hAnsi="Arial" w:cs="Arial" w:hint="eastAsia"/>
          <w:color w:val="000000"/>
          <w:sz w:val="24"/>
          <w:lang w:eastAsia="zh-CN"/>
        </w:rPr>
        <w:t>连</w:t>
      </w:r>
      <w:r w:rsidR="00CD5044">
        <w:rPr>
          <w:rFonts w:ascii="Arial" w:hAnsi="Arial" w:cs="Arial"/>
          <w:color w:val="000000"/>
          <w:sz w:val="24"/>
          <w:lang w:eastAsia="zh-CN"/>
        </w:rPr>
        <w:t>郑汉</w:t>
      </w:r>
      <w:r w:rsidR="00CD5044">
        <w:rPr>
          <w:rFonts w:ascii="Arial" w:hAnsi="Arial" w:cs="Arial"/>
          <w:color w:val="000000"/>
          <w:sz w:val="24"/>
          <w:vertAlign w:val="superscript"/>
          <w:lang w:eastAsia="zh-CN"/>
        </w:rPr>
        <w:t>3</w:t>
      </w:r>
      <w:r w:rsidR="00CD5044">
        <w:rPr>
          <w:rFonts w:ascii="Arial" w:hAnsi="Arial" w:cs="Arial" w:hint="eastAsia"/>
          <w:color w:val="000000"/>
          <w:sz w:val="24"/>
          <w:lang w:eastAsia="zh-CN"/>
        </w:rPr>
        <w:t>，</w:t>
      </w:r>
      <w:r w:rsidRPr="00FF321E">
        <w:rPr>
          <w:rFonts w:ascii="Arial" w:hAnsi="Arial" w:cs="Arial"/>
          <w:color w:val="000000"/>
          <w:sz w:val="24"/>
          <w:lang w:eastAsia="zh-CN"/>
        </w:rPr>
        <w:t>褚海燕</w:t>
      </w:r>
      <w:r w:rsidRPr="00FF321E">
        <w:rPr>
          <w:rFonts w:ascii="Arial" w:hAnsi="Arial" w:cs="Arial"/>
          <w:color w:val="000000"/>
          <w:sz w:val="24"/>
          <w:vertAlign w:val="superscript"/>
          <w:lang w:eastAsia="zh-CN"/>
        </w:rPr>
        <w:t>1,</w:t>
      </w:r>
      <w:r w:rsidR="00FF321E" w:rsidRPr="00FF321E">
        <w:rPr>
          <w:rFonts w:ascii="Arial" w:hAnsi="Arial" w:cs="Arial"/>
          <w:color w:val="000000"/>
          <w:sz w:val="24"/>
          <w:vertAlign w:val="superscript"/>
          <w:lang w:eastAsia="zh-CN"/>
        </w:rPr>
        <w:t xml:space="preserve"> </w:t>
      </w:r>
      <w:r w:rsidRPr="00FF321E">
        <w:rPr>
          <w:rFonts w:ascii="Arial" w:hAnsi="Arial" w:cs="Arial"/>
          <w:color w:val="000000"/>
          <w:sz w:val="24"/>
          <w:vertAlign w:val="superscript"/>
          <w:lang w:eastAsia="zh-CN"/>
        </w:rPr>
        <w:t xml:space="preserve">2, </w:t>
      </w:r>
      <w:r w:rsidRPr="00FF321E">
        <w:rPr>
          <w:rFonts w:ascii="Arial" w:hAnsi="Arial" w:cs="Arial"/>
          <w:color w:val="000000"/>
          <w:sz w:val="24"/>
          <w:lang w:eastAsia="zh-CN"/>
        </w:rPr>
        <w:t>*</w:t>
      </w:r>
    </w:p>
    <w:p w14:paraId="5FA01299" w14:textId="77777777" w:rsidR="00FF321E" w:rsidRPr="00FF321E" w:rsidRDefault="00FF321E" w:rsidP="00FF321E">
      <w:pPr>
        <w:widowControl w:val="0"/>
        <w:adjustRightInd w:val="0"/>
        <w:snapToGrid w:val="0"/>
        <w:spacing w:line="360" w:lineRule="auto"/>
        <w:jc w:val="center"/>
        <w:rPr>
          <w:rFonts w:ascii="Arial" w:hAnsi="Arial" w:cs="Arial"/>
          <w:color w:val="000000"/>
          <w:sz w:val="24"/>
          <w:lang w:eastAsia="zh-CN"/>
        </w:rPr>
      </w:pPr>
    </w:p>
    <w:p w14:paraId="4CC318FC" w14:textId="774D25A5" w:rsidR="00D51D28" w:rsidRPr="00FF321E" w:rsidRDefault="00D51D28" w:rsidP="00FF321E">
      <w:pPr>
        <w:widowControl w:val="0"/>
        <w:adjustRightInd w:val="0"/>
        <w:snapToGrid w:val="0"/>
        <w:spacing w:line="360" w:lineRule="auto"/>
        <w:jc w:val="both"/>
        <w:rPr>
          <w:rFonts w:ascii="Arial" w:hAnsi="Arial" w:cs="Arial"/>
          <w:color w:val="000000"/>
          <w:szCs w:val="20"/>
          <w:lang w:eastAsia="zh-CN"/>
        </w:rPr>
      </w:pPr>
      <w:r w:rsidRPr="00FF321E">
        <w:rPr>
          <w:rFonts w:ascii="Arial" w:hAnsi="Arial" w:cs="Arial"/>
          <w:color w:val="000000"/>
          <w:szCs w:val="20"/>
          <w:vertAlign w:val="superscript"/>
          <w:lang w:eastAsia="zh-CN"/>
        </w:rPr>
        <w:t>1</w:t>
      </w:r>
      <w:r w:rsidRPr="00FF321E">
        <w:rPr>
          <w:rFonts w:ascii="Arial" w:hAnsi="Arial" w:cs="Arial"/>
          <w:color w:val="000000"/>
          <w:szCs w:val="20"/>
          <w:lang w:eastAsia="zh-CN"/>
        </w:rPr>
        <w:t>中国科学院南京土壤研究所</w:t>
      </w:r>
      <w:r w:rsidR="00FF321E" w:rsidRPr="00FF321E">
        <w:rPr>
          <w:rFonts w:ascii="Arial" w:hAnsi="Arial" w:cs="Arial"/>
          <w:color w:val="000000"/>
          <w:szCs w:val="20"/>
          <w:lang w:eastAsia="zh-CN"/>
        </w:rPr>
        <w:t>，</w:t>
      </w:r>
      <w:r w:rsidRPr="00FF321E">
        <w:rPr>
          <w:rFonts w:ascii="Arial" w:hAnsi="Arial" w:cs="Arial"/>
          <w:color w:val="000000"/>
          <w:szCs w:val="20"/>
          <w:lang w:eastAsia="zh-CN"/>
        </w:rPr>
        <w:t>土壤与农业可持续发展国家重点实验室</w:t>
      </w:r>
      <w:r w:rsidR="00FF321E" w:rsidRPr="00FF321E">
        <w:rPr>
          <w:rFonts w:ascii="Arial" w:hAnsi="Arial" w:cs="Arial"/>
          <w:color w:val="000000"/>
          <w:szCs w:val="20"/>
          <w:lang w:eastAsia="zh-CN"/>
        </w:rPr>
        <w:t>，</w:t>
      </w:r>
      <w:r w:rsidRPr="00FF321E">
        <w:rPr>
          <w:rFonts w:ascii="Arial" w:hAnsi="Arial" w:cs="Arial"/>
          <w:color w:val="000000"/>
          <w:szCs w:val="20"/>
          <w:lang w:eastAsia="zh-CN"/>
        </w:rPr>
        <w:t>江苏</w:t>
      </w:r>
      <w:r w:rsidR="00FF321E" w:rsidRPr="00FF321E">
        <w:rPr>
          <w:rFonts w:ascii="Arial" w:hAnsi="Arial" w:cs="Arial"/>
          <w:color w:val="000000"/>
          <w:szCs w:val="20"/>
          <w:lang w:eastAsia="zh-CN"/>
        </w:rPr>
        <w:t>，</w:t>
      </w:r>
      <w:r w:rsidRPr="00FF321E">
        <w:rPr>
          <w:rFonts w:ascii="Arial" w:hAnsi="Arial" w:cs="Arial"/>
          <w:color w:val="000000"/>
          <w:szCs w:val="20"/>
          <w:lang w:eastAsia="zh-CN"/>
        </w:rPr>
        <w:t>南京</w:t>
      </w:r>
      <w:r w:rsidR="00FF321E" w:rsidRPr="00FF321E">
        <w:rPr>
          <w:rFonts w:ascii="Arial" w:hAnsi="Arial" w:cs="Arial"/>
          <w:color w:val="000000"/>
          <w:szCs w:val="20"/>
          <w:lang w:eastAsia="zh-CN"/>
        </w:rPr>
        <w:t>，</w:t>
      </w:r>
      <w:r w:rsidRPr="00FF321E">
        <w:rPr>
          <w:rFonts w:ascii="Arial" w:hAnsi="Arial" w:cs="Arial"/>
          <w:color w:val="000000"/>
          <w:szCs w:val="20"/>
          <w:lang w:eastAsia="zh-CN"/>
        </w:rPr>
        <w:t>210008</w:t>
      </w:r>
    </w:p>
    <w:p w14:paraId="73A26CE9" w14:textId="47BE0221" w:rsidR="00D51D28" w:rsidRDefault="00D51D28" w:rsidP="00FF321E">
      <w:pPr>
        <w:widowControl w:val="0"/>
        <w:adjustRightInd w:val="0"/>
        <w:snapToGrid w:val="0"/>
        <w:spacing w:line="360" w:lineRule="auto"/>
        <w:jc w:val="both"/>
        <w:rPr>
          <w:rStyle w:val="fontstyle01"/>
          <w:rFonts w:ascii="Arial" w:eastAsiaTheme="minorEastAsia" w:hAnsi="Arial" w:cs="Arial"/>
          <w:lang w:eastAsia="zh-CN"/>
        </w:rPr>
      </w:pPr>
      <w:r w:rsidRPr="00FF321E">
        <w:rPr>
          <w:rFonts w:ascii="Arial" w:hAnsi="Arial" w:cs="Arial"/>
          <w:color w:val="000000"/>
          <w:szCs w:val="20"/>
          <w:vertAlign w:val="superscript"/>
          <w:lang w:eastAsia="zh-CN"/>
        </w:rPr>
        <w:t>2</w:t>
      </w:r>
      <w:r w:rsidRPr="00FF321E">
        <w:rPr>
          <w:rFonts w:ascii="Arial" w:hAnsi="Arial" w:cs="Arial"/>
          <w:color w:val="000000"/>
          <w:szCs w:val="20"/>
          <w:lang w:eastAsia="zh-CN"/>
        </w:rPr>
        <w:t>中国科学院大学</w:t>
      </w:r>
      <w:r w:rsidR="00FF321E" w:rsidRPr="00FF321E">
        <w:rPr>
          <w:rFonts w:ascii="Arial" w:hAnsi="Arial" w:cs="Arial"/>
          <w:color w:val="000000"/>
          <w:szCs w:val="20"/>
          <w:lang w:eastAsia="zh-CN"/>
        </w:rPr>
        <w:t>，</w:t>
      </w:r>
      <w:r w:rsidRPr="00FF321E">
        <w:rPr>
          <w:rFonts w:ascii="Arial" w:hAnsi="Arial" w:cs="Arial"/>
          <w:color w:val="000000"/>
          <w:szCs w:val="20"/>
          <w:lang w:eastAsia="zh-CN"/>
        </w:rPr>
        <w:t>北京</w:t>
      </w:r>
      <w:r w:rsidR="00FF321E" w:rsidRPr="00FF321E">
        <w:rPr>
          <w:rFonts w:ascii="Arial" w:hAnsi="Arial" w:cs="Arial"/>
          <w:color w:val="000000"/>
          <w:szCs w:val="20"/>
          <w:lang w:eastAsia="zh-CN"/>
        </w:rPr>
        <w:t>，</w:t>
      </w:r>
      <w:r w:rsidRPr="00FF321E">
        <w:rPr>
          <w:rStyle w:val="fontstyle01"/>
          <w:rFonts w:ascii="Arial" w:eastAsiaTheme="minorEastAsia" w:hAnsi="Arial" w:cs="Arial"/>
          <w:lang w:eastAsia="zh-CN"/>
        </w:rPr>
        <w:t>100049</w:t>
      </w:r>
    </w:p>
    <w:p w14:paraId="5F647BA3" w14:textId="07F32666" w:rsidR="00CD5044" w:rsidRPr="00CD5044" w:rsidRDefault="00CD5044" w:rsidP="00FF321E">
      <w:pPr>
        <w:widowControl w:val="0"/>
        <w:adjustRightInd w:val="0"/>
        <w:snapToGrid w:val="0"/>
        <w:spacing w:line="360" w:lineRule="auto"/>
        <w:jc w:val="both"/>
        <w:rPr>
          <w:rFonts w:ascii="Arial" w:hAnsi="Arial" w:cs="Arial"/>
          <w:sz w:val="24"/>
          <w:szCs w:val="24"/>
          <w:vertAlign w:val="subscript"/>
          <w:lang w:eastAsia="zh-CN"/>
        </w:rPr>
      </w:pPr>
      <w:r w:rsidRPr="00CD5044">
        <w:rPr>
          <w:rStyle w:val="fontstyle01"/>
          <w:rFonts w:ascii="Arial" w:eastAsiaTheme="minorEastAsia" w:hAnsi="Arial" w:cs="Arial"/>
          <w:vertAlign w:val="superscript"/>
          <w:lang w:eastAsia="zh-CN"/>
        </w:rPr>
        <w:t>3</w:t>
      </w:r>
      <w:r w:rsidR="006C0438" w:rsidRPr="00440D30">
        <w:rPr>
          <w:rFonts w:ascii="Arial" w:hAnsi="Arial" w:cs="Arial" w:hint="eastAsia"/>
          <w:color w:val="000000"/>
          <w:szCs w:val="20"/>
          <w:lang w:eastAsia="zh-CN"/>
        </w:rPr>
        <w:t>广东美格基因科技有限公司</w:t>
      </w:r>
      <w:r w:rsidR="006C0438" w:rsidRPr="00440D30">
        <w:rPr>
          <w:rFonts w:ascii="Arial" w:hAnsi="Arial" w:cs="Arial"/>
          <w:color w:val="000000"/>
          <w:szCs w:val="20"/>
          <w:lang w:eastAsia="zh-CN"/>
        </w:rPr>
        <w:t xml:space="preserve">, </w:t>
      </w:r>
      <w:r w:rsidR="006C0438" w:rsidRPr="00440D30">
        <w:rPr>
          <w:rFonts w:ascii="Arial" w:hAnsi="Arial" w:cs="Arial" w:hint="eastAsia"/>
          <w:color w:val="000000"/>
          <w:szCs w:val="20"/>
          <w:lang w:eastAsia="zh-CN"/>
        </w:rPr>
        <w:t>广州，</w:t>
      </w:r>
      <w:r w:rsidR="006C0438" w:rsidRPr="00440D30">
        <w:rPr>
          <w:rFonts w:ascii="Arial" w:hAnsi="Arial" w:cs="Arial" w:hint="eastAsia"/>
          <w:color w:val="000000"/>
          <w:szCs w:val="20"/>
          <w:lang w:eastAsia="zh-CN"/>
        </w:rPr>
        <w:t>510000</w:t>
      </w:r>
    </w:p>
    <w:p w14:paraId="39392B7E" w14:textId="1F841DA2" w:rsidR="00D51D28" w:rsidRPr="00FF321E" w:rsidRDefault="00D51D28" w:rsidP="00FF321E">
      <w:pPr>
        <w:widowControl w:val="0"/>
        <w:adjustRightInd w:val="0"/>
        <w:snapToGrid w:val="0"/>
        <w:spacing w:line="360" w:lineRule="auto"/>
        <w:jc w:val="both"/>
        <w:rPr>
          <w:rFonts w:ascii="Arial" w:hAnsi="Arial" w:cs="Arial"/>
          <w:color w:val="000000"/>
          <w:sz w:val="24"/>
          <w:szCs w:val="24"/>
          <w:lang w:eastAsia="zh-CN"/>
        </w:rPr>
      </w:pPr>
      <w:r w:rsidRPr="00FF321E">
        <w:rPr>
          <w:rFonts w:ascii="Arial" w:hAnsi="Arial" w:cs="Arial"/>
          <w:szCs w:val="20"/>
          <w:lang w:eastAsia="zh-CN"/>
        </w:rPr>
        <w:t>*</w:t>
      </w:r>
      <w:r w:rsidRPr="00FF321E">
        <w:rPr>
          <w:rFonts w:ascii="Arial" w:hAnsi="Arial" w:cs="Arial"/>
          <w:color w:val="000000"/>
          <w:szCs w:val="20"/>
          <w:lang w:eastAsia="zh-CN"/>
        </w:rPr>
        <w:t>通讯作者邮箱</w:t>
      </w:r>
      <w:r w:rsidR="00FF321E" w:rsidRPr="00FF321E">
        <w:rPr>
          <w:rFonts w:ascii="Arial" w:hAnsi="Arial" w:cs="Arial"/>
          <w:color w:val="000000"/>
          <w:szCs w:val="20"/>
          <w:lang w:eastAsia="zh-CN"/>
        </w:rPr>
        <w:t>：</w:t>
      </w:r>
      <w:hyperlink r:id="rId8" w:history="1">
        <w:r w:rsidRPr="00FF321E">
          <w:rPr>
            <w:rStyle w:val="ab"/>
            <w:rFonts w:ascii="Arial" w:hAnsi="Arial" w:cs="Arial"/>
            <w:szCs w:val="20"/>
            <w:lang w:eastAsia="zh-CN"/>
          </w:rPr>
          <w:t>hychu@issas.ac.cn</w:t>
        </w:r>
      </w:hyperlink>
    </w:p>
    <w:p w14:paraId="61465C8F" w14:textId="77777777" w:rsidR="00D51D28" w:rsidRPr="00FF321E" w:rsidRDefault="00D51D28" w:rsidP="00FF321E">
      <w:pPr>
        <w:widowControl w:val="0"/>
        <w:adjustRightInd w:val="0"/>
        <w:snapToGrid w:val="0"/>
        <w:spacing w:line="360" w:lineRule="auto"/>
        <w:jc w:val="both"/>
        <w:rPr>
          <w:rFonts w:ascii="Arial" w:hAnsi="Arial" w:cs="Arial"/>
          <w:b/>
          <w:color w:val="000000"/>
          <w:sz w:val="24"/>
          <w:lang w:eastAsia="zh-CN"/>
        </w:rPr>
      </w:pPr>
    </w:p>
    <w:p w14:paraId="06415C4E" w14:textId="396468C6" w:rsidR="00D51D28" w:rsidRPr="00FF321E" w:rsidRDefault="00D51D28" w:rsidP="00FF321E">
      <w:pPr>
        <w:widowControl w:val="0"/>
        <w:adjustRightInd w:val="0"/>
        <w:snapToGrid w:val="0"/>
        <w:spacing w:line="360" w:lineRule="auto"/>
        <w:jc w:val="both"/>
        <w:rPr>
          <w:rFonts w:ascii="Arial" w:eastAsia="黑体" w:hAnsi="Arial" w:cs="Arial"/>
          <w:b/>
          <w:color w:val="000000"/>
          <w:sz w:val="24"/>
          <w:lang w:eastAsia="zh-CN"/>
        </w:rPr>
      </w:pPr>
      <w:r w:rsidRPr="00FF321E">
        <w:rPr>
          <w:rFonts w:ascii="Arial" w:eastAsia="黑体" w:hAnsi="Arial" w:cs="Arial"/>
          <w:b/>
          <w:color w:val="000000"/>
          <w:sz w:val="24"/>
          <w:lang w:eastAsia="zh-CN"/>
        </w:rPr>
        <w:t>摘要</w:t>
      </w:r>
      <w:r w:rsidR="00FF321E">
        <w:rPr>
          <w:rFonts w:ascii="Arial" w:eastAsia="黑体" w:hAnsi="Arial" w:cs="Arial" w:hint="eastAsia"/>
          <w:b/>
          <w:color w:val="000000"/>
          <w:sz w:val="24"/>
          <w:lang w:eastAsia="zh-CN"/>
        </w:rPr>
        <w:t>：</w:t>
      </w:r>
      <w:r w:rsidRPr="00FF321E">
        <w:rPr>
          <w:rFonts w:ascii="Arial" w:hAnsi="Arial" w:cs="Arial"/>
          <w:kern w:val="1"/>
          <w:sz w:val="24"/>
          <w:szCs w:val="24"/>
          <w:lang w:eastAsia="zh-CN"/>
        </w:rPr>
        <w:t>土壤宏</w:t>
      </w:r>
      <w:proofErr w:type="gramStart"/>
      <w:r w:rsidRPr="00FF321E">
        <w:rPr>
          <w:rFonts w:ascii="Arial" w:hAnsi="Arial" w:cs="Arial"/>
          <w:kern w:val="1"/>
          <w:sz w:val="24"/>
          <w:szCs w:val="24"/>
          <w:lang w:eastAsia="zh-CN"/>
        </w:rPr>
        <w:t>转录组</w:t>
      </w:r>
      <w:proofErr w:type="gramEnd"/>
      <w:r w:rsidRPr="00FF321E">
        <w:rPr>
          <w:rFonts w:ascii="Arial" w:hAnsi="Arial" w:cs="Arial"/>
          <w:kern w:val="1"/>
          <w:sz w:val="24"/>
          <w:szCs w:val="24"/>
          <w:lang w:eastAsia="zh-CN"/>
        </w:rPr>
        <w:t>学是通过制备土壤</w:t>
      </w:r>
      <w:r w:rsidRPr="00FF321E">
        <w:rPr>
          <w:rFonts w:ascii="Arial" w:hAnsi="Arial" w:cs="Arial"/>
          <w:kern w:val="1"/>
          <w:sz w:val="24"/>
          <w:szCs w:val="24"/>
          <w:lang w:eastAsia="zh-CN"/>
        </w:rPr>
        <w:t>RNA</w:t>
      </w:r>
      <w:r w:rsidRPr="00FF321E">
        <w:rPr>
          <w:rFonts w:ascii="Arial" w:hAnsi="Arial" w:cs="Arial"/>
          <w:kern w:val="1"/>
          <w:sz w:val="24"/>
          <w:szCs w:val="24"/>
          <w:lang w:eastAsia="zh-CN"/>
        </w:rPr>
        <w:t>样本、</w:t>
      </w:r>
      <w:r w:rsidRPr="00FF321E">
        <w:rPr>
          <w:rFonts w:ascii="Arial" w:hAnsi="Arial" w:cs="Arial"/>
          <w:kern w:val="1"/>
          <w:sz w:val="24"/>
          <w:szCs w:val="24"/>
          <w:lang w:eastAsia="zh-CN"/>
        </w:rPr>
        <w:t>RNA</w:t>
      </w:r>
      <w:r w:rsidRPr="00FF321E">
        <w:rPr>
          <w:rFonts w:ascii="Arial" w:hAnsi="Arial" w:cs="Arial"/>
          <w:kern w:val="1"/>
          <w:sz w:val="24"/>
          <w:szCs w:val="24"/>
          <w:lang w:eastAsia="zh-CN"/>
        </w:rPr>
        <w:t>测序、以及利用一系列生物信息学方法和平台搭建来完成土壤微生物组的转录过程分析，提供关于基因表达和土壤微生物</w:t>
      </w:r>
      <w:proofErr w:type="gramStart"/>
      <w:r w:rsidRPr="00FF321E">
        <w:rPr>
          <w:rFonts w:ascii="Arial" w:hAnsi="Arial" w:cs="Arial"/>
          <w:kern w:val="1"/>
          <w:sz w:val="24"/>
          <w:szCs w:val="24"/>
          <w:lang w:eastAsia="zh-CN"/>
        </w:rPr>
        <w:t>组功能</w:t>
      </w:r>
      <w:proofErr w:type="gramEnd"/>
      <w:r w:rsidRPr="00FF321E">
        <w:rPr>
          <w:rFonts w:ascii="Arial" w:hAnsi="Arial" w:cs="Arial"/>
          <w:kern w:val="1"/>
          <w:sz w:val="24"/>
          <w:szCs w:val="24"/>
          <w:lang w:eastAsia="zh-CN"/>
        </w:rPr>
        <w:t>活性，从而获得微生物组关键代谢差异表征等信息的一门学科。关键点是针对土壤</w:t>
      </w:r>
      <w:r w:rsidRPr="00FF321E">
        <w:rPr>
          <w:rFonts w:ascii="Arial" w:hAnsi="Arial" w:cs="Arial"/>
          <w:kern w:val="1"/>
          <w:sz w:val="24"/>
          <w:szCs w:val="24"/>
          <w:lang w:eastAsia="zh-CN"/>
        </w:rPr>
        <w:t>RNA</w:t>
      </w:r>
      <w:r w:rsidRPr="00FF321E">
        <w:rPr>
          <w:rFonts w:ascii="Arial" w:hAnsi="Arial" w:cs="Arial"/>
          <w:kern w:val="1"/>
          <w:sz w:val="24"/>
          <w:szCs w:val="24"/>
          <w:lang w:eastAsia="zh-CN"/>
        </w:rPr>
        <w:t>样本，表征特定条件下执行各个代谢过程的微生物活性特征，极大地规避了因高通量</w:t>
      </w:r>
      <w:r w:rsidRPr="00FF321E">
        <w:rPr>
          <w:rFonts w:ascii="Arial" w:hAnsi="Arial" w:cs="Arial"/>
          <w:kern w:val="1"/>
          <w:sz w:val="24"/>
          <w:szCs w:val="24"/>
          <w:lang w:eastAsia="zh-CN"/>
        </w:rPr>
        <w:t>DNA</w:t>
      </w:r>
      <w:r w:rsidRPr="00FF321E">
        <w:rPr>
          <w:rFonts w:ascii="Arial" w:hAnsi="Arial" w:cs="Arial"/>
          <w:kern w:val="1"/>
          <w:sz w:val="24"/>
          <w:szCs w:val="24"/>
          <w:lang w:eastAsia="zh-CN"/>
        </w:rPr>
        <w:t>测序带来无法准确反映土壤微生物代谢活性的缺陷。</w:t>
      </w:r>
      <w:r w:rsidRPr="00FF321E">
        <w:rPr>
          <w:rFonts w:ascii="Arial" w:hAnsi="Arial" w:cs="Arial"/>
          <w:b/>
          <w:bCs/>
          <w:kern w:val="1"/>
          <w:sz w:val="24"/>
          <w:szCs w:val="24"/>
          <w:lang w:eastAsia="zh-CN"/>
        </w:rPr>
        <w:t>目的：</w:t>
      </w:r>
      <w:r w:rsidRPr="00FF321E">
        <w:rPr>
          <w:rFonts w:ascii="Arial" w:hAnsi="Arial" w:cs="Arial"/>
          <w:bCs/>
          <w:kern w:val="1"/>
          <w:sz w:val="24"/>
          <w:szCs w:val="24"/>
          <w:lang w:eastAsia="zh-CN"/>
        </w:rPr>
        <w:t>本实验</w:t>
      </w:r>
      <w:r w:rsidRPr="00FF321E">
        <w:rPr>
          <w:rFonts w:ascii="Arial" w:hAnsi="Arial" w:cs="Arial"/>
          <w:kern w:val="1"/>
          <w:sz w:val="24"/>
          <w:szCs w:val="24"/>
          <w:lang w:eastAsia="zh-CN"/>
        </w:rPr>
        <w:t>以两种类型</w:t>
      </w:r>
      <w:r w:rsidR="00916666">
        <w:rPr>
          <w:rFonts w:ascii="Arial" w:hAnsi="Arial" w:cs="Arial"/>
          <w:kern w:val="1"/>
          <w:sz w:val="24"/>
          <w:szCs w:val="24"/>
          <w:lang w:eastAsia="zh-CN"/>
        </w:rPr>
        <w:t>（</w:t>
      </w:r>
      <w:r w:rsidRPr="00FF321E">
        <w:rPr>
          <w:rFonts w:ascii="Arial" w:hAnsi="Arial" w:cs="Arial"/>
          <w:kern w:val="1"/>
          <w:sz w:val="24"/>
          <w:szCs w:val="24"/>
          <w:lang w:eastAsia="zh-CN"/>
        </w:rPr>
        <w:t>酸性和碱性</w:t>
      </w:r>
      <w:r w:rsidR="00916666">
        <w:rPr>
          <w:rFonts w:ascii="Arial" w:hAnsi="Arial" w:cs="Arial"/>
          <w:kern w:val="1"/>
          <w:sz w:val="24"/>
          <w:szCs w:val="24"/>
          <w:lang w:eastAsia="zh-CN"/>
        </w:rPr>
        <w:t>）</w:t>
      </w:r>
      <w:r w:rsidRPr="00FF321E">
        <w:rPr>
          <w:rFonts w:ascii="Arial" w:hAnsi="Arial" w:cs="Arial"/>
          <w:kern w:val="1"/>
          <w:sz w:val="24"/>
          <w:szCs w:val="24"/>
          <w:lang w:eastAsia="zh-CN"/>
        </w:rPr>
        <w:t>湿地土壤样本为例，详述了利用市售</w:t>
      </w:r>
      <w:r w:rsidRPr="00FF321E">
        <w:rPr>
          <w:rFonts w:ascii="Arial" w:hAnsi="Arial" w:cs="Arial"/>
          <w:kern w:val="1"/>
          <w:sz w:val="24"/>
          <w:szCs w:val="24"/>
          <w:lang w:eastAsia="zh-CN"/>
        </w:rPr>
        <w:t>RNA</w:t>
      </w:r>
      <w:r w:rsidRPr="00FF321E">
        <w:rPr>
          <w:rFonts w:ascii="Arial" w:hAnsi="Arial" w:cs="Arial"/>
          <w:kern w:val="1"/>
          <w:sz w:val="24"/>
          <w:szCs w:val="24"/>
          <w:lang w:eastAsia="zh-CN"/>
        </w:rPr>
        <w:t>提取试剂盒进行的土壤宏</w:t>
      </w:r>
      <w:proofErr w:type="gramStart"/>
      <w:r w:rsidRPr="00FF321E">
        <w:rPr>
          <w:rFonts w:ascii="Arial" w:hAnsi="Arial" w:cs="Arial"/>
          <w:kern w:val="1"/>
          <w:sz w:val="24"/>
          <w:szCs w:val="24"/>
          <w:lang w:eastAsia="zh-CN"/>
        </w:rPr>
        <w:t>转录组</w:t>
      </w:r>
      <w:proofErr w:type="gramEnd"/>
      <w:r w:rsidRPr="00FF321E">
        <w:rPr>
          <w:rFonts w:ascii="Arial" w:hAnsi="Arial" w:cs="Arial"/>
          <w:kern w:val="1"/>
          <w:sz w:val="24"/>
          <w:szCs w:val="24"/>
          <w:lang w:eastAsia="zh-CN"/>
        </w:rPr>
        <w:t>样本制备流程，为准确评价土壤</w:t>
      </w:r>
      <w:r w:rsidRPr="00FF321E">
        <w:rPr>
          <w:rFonts w:ascii="Arial" w:hAnsi="Arial" w:cs="Arial"/>
          <w:kern w:val="1"/>
          <w:sz w:val="24"/>
          <w:szCs w:val="24"/>
          <w:lang w:eastAsia="zh-CN"/>
        </w:rPr>
        <w:t>RNA</w:t>
      </w:r>
      <w:r w:rsidRPr="00FF321E">
        <w:rPr>
          <w:rFonts w:ascii="Arial" w:hAnsi="Arial" w:cs="Arial"/>
          <w:kern w:val="1"/>
          <w:sz w:val="24"/>
          <w:szCs w:val="24"/>
          <w:lang w:eastAsia="zh-CN"/>
        </w:rPr>
        <w:t>样本制备提供参考，同时给出了</w:t>
      </w:r>
      <w:r w:rsidR="00AD0737">
        <w:rPr>
          <w:rFonts w:ascii="Arial" w:hAnsi="Arial" w:cs="Arial" w:hint="eastAsia"/>
          <w:kern w:val="1"/>
          <w:sz w:val="24"/>
          <w:szCs w:val="24"/>
          <w:lang w:eastAsia="zh-CN"/>
        </w:rPr>
        <w:t>宏</w:t>
      </w:r>
      <w:proofErr w:type="gramStart"/>
      <w:r w:rsidR="00AD0737">
        <w:rPr>
          <w:rFonts w:ascii="Arial" w:hAnsi="Arial" w:cs="Arial" w:hint="eastAsia"/>
          <w:kern w:val="1"/>
          <w:sz w:val="24"/>
          <w:szCs w:val="24"/>
          <w:lang w:eastAsia="zh-CN"/>
        </w:rPr>
        <w:t>转录组</w:t>
      </w:r>
      <w:proofErr w:type="gramEnd"/>
      <w:r w:rsidR="00AD0737">
        <w:rPr>
          <w:rFonts w:ascii="Arial" w:hAnsi="Arial" w:cs="Arial" w:hint="eastAsia"/>
          <w:kern w:val="1"/>
          <w:sz w:val="24"/>
          <w:szCs w:val="24"/>
          <w:lang w:eastAsia="zh-CN"/>
        </w:rPr>
        <w:t>数据</w:t>
      </w:r>
      <w:r w:rsidR="00AD0737">
        <w:rPr>
          <w:rFonts w:ascii="Arial" w:hAnsi="Arial" w:cs="Arial"/>
          <w:kern w:val="1"/>
          <w:sz w:val="24"/>
          <w:szCs w:val="24"/>
          <w:lang w:eastAsia="zh-CN"/>
        </w:rPr>
        <w:t>分析</w:t>
      </w:r>
      <w:r w:rsidR="00F62AD7">
        <w:rPr>
          <w:rFonts w:ascii="Arial" w:hAnsi="Arial" w:cs="Arial" w:hint="eastAsia"/>
          <w:kern w:val="1"/>
          <w:sz w:val="24"/>
          <w:szCs w:val="24"/>
          <w:lang w:eastAsia="zh-CN"/>
        </w:rPr>
        <w:t>流程</w:t>
      </w:r>
      <w:r w:rsidRPr="00FF321E">
        <w:rPr>
          <w:rFonts w:ascii="Arial" w:hAnsi="Arial" w:cs="Arial"/>
          <w:kern w:val="1"/>
          <w:sz w:val="24"/>
          <w:szCs w:val="24"/>
          <w:lang w:eastAsia="zh-CN"/>
        </w:rPr>
        <w:t>，为</w:t>
      </w:r>
      <w:r w:rsidR="00F62AD7">
        <w:rPr>
          <w:rFonts w:ascii="Arial" w:hAnsi="Arial" w:cs="Arial" w:hint="eastAsia"/>
          <w:kern w:val="1"/>
          <w:sz w:val="24"/>
          <w:szCs w:val="24"/>
          <w:lang w:eastAsia="zh-CN"/>
        </w:rPr>
        <w:t>从</w:t>
      </w:r>
      <w:r w:rsidR="00F62AD7">
        <w:rPr>
          <w:rFonts w:ascii="Arial" w:hAnsi="Arial" w:cs="Arial" w:hint="eastAsia"/>
          <w:kern w:val="1"/>
          <w:sz w:val="24"/>
          <w:szCs w:val="24"/>
          <w:lang w:eastAsia="zh-CN"/>
        </w:rPr>
        <w:t>RNA</w:t>
      </w:r>
      <w:r w:rsidR="00F62AD7">
        <w:rPr>
          <w:rFonts w:ascii="Arial" w:hAnsi="Arial" w:cs="Arial" w:hint="eastAsia"/>
          <w:kern w:val="1"/>
          <w:sz w:val="24"/>
          <w:szCs w:val="24"/>
          <w:lang w:eastAsia="zh-CN"/>
        </w:rPr>
        <w:t>水平</w:t>
      </w:r>
      <w:r w:rsidR="000E740A">
        <w:rPr>
          <w:rFonts w:ascii="Arial" w:hAnsi="Arial" w:cs="Arial" w:hint="eastAsia"/>
          <w:kern w:val="1"/>
          <w:sz w:val="24"/>
          <w:szCs w:val="24"/>
          <w:lang w:eastAsia="zh-CN"/>
        </w:rPr>
        <w:t>分析</w:t>
      </w:r>
      <w:r w:rsidR="000E740A">
        <w:rPr>
          <w:rFonts w:ascii="Arial" w:hAnsi="Arial" w:cs="Arial"/>
          <w:kern w:val="1"/>
          <w:sz w:val="24"/>
          <w:szCs w:val="24"/>
          <w:lang w:eastAsia="zh-CN"/>
        </w:rPr>
        <w:t>土壤</w:t>
      </w:r>
      <w:r w:rsidRPr="00FF321E">
        <w:rPr>
          <w:rFonts w:ascii="Arial" w:hAnsi="Arial" w:cs="Arial"/>
          <w:kern w:val="1"/>
          <w:sz w:val="24"/>
          <w:szCs w:val="24"/>
          <w:lang w:eastAsia="zh-CN"/>
        </w:rPr>
        <w:t>微生物</w:t>
      </w:r>
      <w:r w:rsidR="001E2A9B">
        <w:rPr>
          <w:rFonts w:ascii="Arial" w:hAnsi="Arial" w:cs="Arial" w:hint="eastAsia"/>
          <w:kern w:val="1"/>
          <w:sz w:val="24"/>
          <w:szCs w:val="24"/>
          <w:lang w:eastAsia="zh-CN"/>
        </w:rPr>
        <w:t>表达</w:t>
      </w:r>
      <w:r w:rsidR="00F62AD7">
        <w:rPr>
          <w:rFonts w:ascii="Arial" w:hAnsi="Arial" w:cs="Arial" w:hint="eastAsia"/>
          <w:kern w:val="1"/>
          <w:sz w:val="24"/>
          <w:szCs w:val="24"/>
          <w:lang w:eastAsia="zh-CN"/>
        </w:rPr>
        <w:t>活性</w:t>
      </w:r>
      <w:r w:rsidRPr="00FF321E">
        <w:rPr>
          <w:rFonts w:ascii="Arial" w:hAnsi="Arial" w:cs="Arial"/>
          <w:kern w:val="1"/>
          <w:sz w:val="24"/>
          <w:szCs w:val="24"/>
          <w:lang w:eastAsia="zh-CN"/>
        </w:rPr>
        <w:t>提供思路。</w:t>
      </w:r>
    </w:p>
    <w:p w14:paraId="147ECDF1" w14:textId="028AABD3" w:rsidR="00D51D28" w:rsidRPr="00FF321E" w:rsidRDefault="00D51D28" w:rsidP="00FF321E">
      <w:pPr>
        <w:widowControl w:val="0"/>
        <w:adjustRightInd w:val="0"/>
        <w:snapToGrid w:val="0"/>
        <w:spacing w:line="360" w:lineRule="auto"/>
        <w:jc w:val="both"/>
        <w:rPr>
          <w:rFonts w:ascii="Arial" w:hAnsi="Arial" w:cs="Arial"/>
          <w:color w:val="000000"/>
          <w:sz w:val="24"/>
          <w:szCs w:val="24"/>
          <w:lang w:eastAsia="zh-CN"/>
        </w:rPr>
      </w:pPr>
      <w:r w:rsidRPr="00FF321E">
        <w:rPr>
          <w:rFonts w:ascii="Arial" w:eastAsia="黑体" w:hAnsi="Arial" w:cs="Arial"/>
          <w:b/>
          <w:color w:val="000000"/>
          <w:sz w:val="24"/>
          <w:lang w:eastAsia="zh-CN"/>
        </w:rPr>
        <w:t>关键词</w:t>
      </w:r>
      <w:r w:rsidR="00FF321E" w:rsidRPr="00FF321E">
        <w:rPr>
          <w:rFonts w:ascii="Arial" w:eastAsia="黑体" w:hAnsi="Arial" w:cs="Arial" w:hint="eastAsia"/>
          <w:b/>
          <w:color w:val="000000"/>
          <w:sz w:val="24"/>
          <w:lang w:eastAsia="zh-CN"/>
        </w:rPr>
        <w:t>：</w:t>
      </w:r>
      <w:r w:rsidRPr="00FF321E">
        <w:rPr>
          <w:rFonts w:ascii="Arial" w:hAnsi="Arial" w:cs="Arial"/>
          <w:color w:val="000000"/>
          <w:sz w:val="24"/>
          <w:szCs w:val="24"/>
          <w:lang w:eastAsia="zh-CN"/>
        </w:rPr>
        <w:t>土壤，宏</w:t>
      </w:r>
      <w:proofErr w:type="gramStart"/>
      <w:r w:rsidRPr="00FF321E">
        <w:rPr>
          <w:rFonts w:ascii="Arial" w:hAnsi="Arial" w:cs="Arial"/>
          <w:color w:val="000000"/>
          <w:sz w:val="24"/>
          <w:szCs w:val="24"/>
          <w:lang w:eastAsia="zh-CN"/>
        </w:rPr>
        <w:t>转录组</w:t>
      </w:r>
      <w:proofErr w:type="gramEnd"/>
      <w:r w:rsidRPr="00FF321E">
        <w:rPr>
          <w:rFonts w:ascii="Arial" w:hAnsi="Arial" w:cs="Arial"/>
          <w:color w:val="000000"/>
          <w:sz w:val="24"/>
          <w:szCs w:val="24"/>
          <w:lang w:eastAsia="zh-CN"/>
        </w:rPr>
        <w:t>学，</w:t>
      </w:r>
      <w:r w:rsidRPr="00FF321E">
        <w:rPr>
          <w:rFonts w:ascii="Arial" w:hAnsi="Arial" w:cs="Arial"/>
          <w:color w:val="000000"/>
          <w:sz w:val="24"/>
          <w:szCs w:val="24"/>
          <w:lang w:eastAsia="zh-CN"/>
        </w:rPr>
        <w:t>RNA</w:t>
      </w:r>
      <w:r w:rsidRPr="00FF321E">
        <w:rPr>
          <w:rFonts w:ascii="Arial" w:hAnsi="Arial" w:cs="Arial"/>
          <w:color w:val="000000"/>
          <w:sz w:val="24"/>
          <w:szCs w:val="24"/>
          <w:lang w:eastAsia="zh-CN"/>
        </w:rPr>
        <w:t>，土壤微生物代谢活性</w:t>
      </w:r>
    </w:p>
    <w:p w14:paraId="614B46EA" w14:textId="1FEC72A0" w:rsidR="00FF321E" w:rsidRPr="00FF321E" w:rsidRDefault="00FF321E" w:rsidP="00FF321E">
      <w:pPr>
        <w:widowControl w:val="0"/>
        <w:adjustRightInd w:val="0"/>
        <w:snapToGrid w:val="0"/>
        <w:spacing w:line="360" w:lineRule="auto"/>
        <w:jc w:val="both"/>
        <w:rPr>
          <w:rFonts w:ascii="Arial" w:hAnsi="Arial" w:cs="Arial"/>
          <w:color w:val="000000"/>
          <w:sz w:val="24"/>
          <w:szCs w:val="24"/>
          <w:lang w:eastAsia="zh-CN"/>
        </w:rPr>
      </w:pPr>
    </w:p>
    <w:p w14:paraId="5FAF5377" w14:textId="77777777" w:rsidR="00D51D28" w:rsidRPr="00FF321E" w:rsidRDefault="00D51D28" w:rsidP="00FF321E">
      <w:pPr>
        <w:widowControl w:val="0"/>
        <w:adjustRightInd w:val="0"/>
        <w:snapToGrid w:val="0"/>
        <w:spacing w:line="360" w:lineRule="auto"/>
        <w:jc w:val="both"/>
        <w:rPr>
          <w:rFonts w:ascii="Arial" w:eastAsia="黑体" w:hAnsi="Arial" w:cs="Arial"/>
          <w:b/>
          <w:color w:val="000000"/>
          <w:sz w:val="24"/>
          <w:lang w:eastAsia="zh-CN"/>
        </w:rPr>
      </w:pPr>
      <w:r w:rsidRPr="00FF321E">
        <w:rPr>
          <w:rFonts w:ascii="Arial" w:eastAsia="黑体" w:hAnsi="Arial" w:cs="Arial"/>
          <w:b/>
          <w:color w:val="000000"/>
          <w:sz w:val="24"/>
          <w:lang w:eastAsia="zh-CN"/>
        </w:rPr>
        <w:t>材料与试剂</w:t>
      </w:r>
    </w:p>
    <w:p w14:paraId="6421EFEB" w14:textId="1B8A04A0" w:rsidR="00D51D28" w:rsidRPr="00FF321E" w:rsidRDefault="00D51D28" w:rsidP="00893276">
      <w:pPr>
        <w:widowControl w:val="0"/>
        <w:numPr>
          <w:ilvl w:val="0"/>
          <w:numId w:val="6"/>
        </w:numPr>
        <w:adjustRightInd w:val="0"/>
        <w:snapToGrid w:val="0"/>
        <w:spacing w:line="360" w:lineRule="auto"/>
        <w:ind w:left="480" w:hangingChars="200" w:hanging="480"/>
        <w:jc w:val="both"/>
        <w:rPr>
          <w:rFonts w:ascii="Arial" w:hAnsi="Arial" w:cs="Arial"/>
          <w:sz w:val="24"/>
          <w:szCs w:val="24"/>
          <w:lang w:eastAsia="zh-CN"/>
        </w:rPr>
      </w:pPr>
      <w:r w:rsidRPr="00FF321E">
        <w:rPr>
          <w:rFonts w:ascii="Arial" w:hAnsi="Arial" w:cs="Arial"/>
          <w:sz w:val="24"/>
          <w:szCs w:val="24"/>
          <w:lang w:eastAsia="zh-CN"/>
        </w:rPr>
        <w:t>50 ml</w:t>
      </w:r>
      <w:r w:rsidRPr="00FF321E">
        <w:rPr>
          <w:rFonts w:ascii="Arial" w:hAnsi="Arial" w:cs="Arial"/>
          <w:sz w:val="24"/>
          <w:szCs w:val="24"/>
          <w:lang w:eastAsia="zh-CN"/>
        </w:rPr>
        <w:t>离心管</w:t>
      </w:r>
      <w:r w:rsidR="00916666">
        <w:rPr>
          <w:rFonts w:ascii="Arial" w:hAnsi="Arial" w:cs="Arial"/>
          <w:sz w:val="24"/>
          <w:szCs w:val="24"/>
          <w:lang w:eastAsia="zh-CN"/>
        </w:rPr>
        <w:t>（</w:t>
      </w:r>
      <w:r w:rsidRPr="00FF321E">
        <w:rPr>
          <w:rFonts w:ascii="Arial" w:hAnsi="Arial" w:cs="Arial"/>
          <w:sz w:val="24"/>
          <w:szCs w:val="24"/>
          <w:lang w:eastAsia="zh-CN"/>
        </w:rPr>
        <w:t>Thermo Fisher Scientific, USA</w:t>
      </w:r>
      <w:r w:rsidR="00916666">
        <w:rPr>
          <w:rFonts w:ascii="Arial" w:hAnsi="Arial" w:cs="Arial"/>
          <w:sz w:val="24"/>
          <w:szCs w:val="24"/>
          <w:lang w:eastAsia="zh-CN"/>
        </w:rPr>
        <w:t>）</w:t>
      </w:r>
    </w:p>
    <w:p w14:paraId="04FDF599" w14:textId="6B8F6A6E" w:rsidR="00D51D28" w:rsidRPr="00FF321E" w:rsidRDefault="00D51D28" w:rsidP="00893276">
      <w:pPr>
        <w:widowControl w:val="0"/>
        <w:numPr>
          <w:ilvl w:val="0"/>
          <w:numId w:val="6"/>
        </w:numPr>
        <w:adjustRightInd w:val="0"/>
        <w:snapToGrid w:val="0"/>
        <w:spacing w:line="360" w:lineRule="auto"/>
        <w:ind w:left="480" w:hangingChars="200" w:hanging="480"/>
        <w:jc w:val="both"/>
        <w:rPr>
          <w:rFonts w:ascii="Arial" w:hAnsi="Arial" w:cs="Arial"/>
          <w:sz w:val="24"/>
          <w:szCs w:val="24"/>
          <w:lang w:eastAsia="zh-CN"/>
        </w:rPr>
      </w:pPr>
      <w:proofErr w:type="gramStart"/>
      <w:r w:rsidRPr="00FF321E">
        <w:rPr>
          <w:rFonts w:ascii="Arial" w:hAnsi="Arial" w:cs="Arial"/>
          <w:sz w:val="24"/>
          <w:szCs w:val="24"/>
          <w:lang w:eastAsia="zh-CN"/>
        </w:rPr>
        <w:t>酚</w:t>
      </w:r>
      <w:proofErr w:type="gramEnd"/>
      <w:r w:rsidRPr="00FF321E">
        <w:rPr>
          <w:rFonts w:ascii="Arial" w:hAnsi="Arial" w:cs="Arial"/>
          <w:sz w:val="24"/>
          <w:szCs w:val="24"/>
          <w:lang w:eastAsia="zh-CN"/>
        </w:rPr>
        <w:t>氯仿异戊醇</w:t>
      </w:r>
      <w:r w:rsidR="00916666">
        <w:rPr>
          <w:rFonts w:ascii="Arial" w:hAnsi="Arial" w:cs="Arial"/>
          <w:sz w:val="24"/>
          <w:szCs w:val="24"/>
          <w:lang w:eastAsia="zh-CN"/>
        </w:rPr>
        <w:t>（</w:t>
      </w:r>
      <w:r w:rsidRPr="00FF321E">
        <w:rPr>
          <w:rFonts w:ascii="Arial" w:hAnsi="Arial" w:cs="Arial"/>
          <w:sz w:val="24"/>
          <w:szCs w:val="24"/>
          <w:lang w:eastAsia="zh-CN"/>
        </w:rPr>
        <w:t>配比</w:t>
      </w:r>
      <w:r w:rsidRPr="00FF321E">
        <w:rPr>
          <w:rFonts w:ascii="Arial" w:hAnsi="Arial" w:cs="Arial"/>
          <w:sz w:val="24"/>
          <w:szCs w:val="24"/>
          <w:lang w:eastAsia="zh-CN"/>
        </w:rPr>
        <w:t>25</w:t>
      </w:r>
      <w:r w:rsidRPr="00FF321E">
        <w:rPr>
          <w:rFonts w:ascii="Arial" w:hAnsi="Arial" w:cs="Arial"/>
          <w:sz w:val="24"/>
          <w:szCs w:val="24"/>
          <w:lang w:eastAsia="zh-CN"/>
        </w:rPr>
        <w:t>：</w:t>
      </w:r>
      <w:r w:rsidRPr="00FF321E">
        <w:rPr>
          <w:rFonts w:ascii="Arial" w:hAnsi="Arial" w:cs="Arial"/>
          <w:sz w:val="24"/>
          <w:szCs w:val="24"/>
          <w:lang w:eastAsia="zh-CN"/>
        </w:rPr>
        <w:t>24</w:t>
      </w:r>
      <w:r w:rsidRPr="00FF321E">
        <w:rPr>
          <w:rFonts w:ascii="Arial" w:hAnsi="Arial" w:cs="Arial"/>
          <w:sz w:val="24"/>
          <w:szCs w:val="24"/>
          <w:lang w:eastAsia="zh-CN"/>
        </w:rPr>
        <w:t>：</w:t>
      </w:r>
      <w:r w:rsidRPr="00FF321E">
        <w:rPr>
          <w:rFonts w:ascii="Arial" w:hAnsi="Arial" w:cs="Arial"/>
          <w:sz w:val="24"/>
          <w:szCs w:val="24"/>
          <w:lang w:eastAsia="zh-CN"/>
        </w:rPr>
        <w:t>1</w:t>
      </w:r>
      <w:r w:rsidR="006E75C6">
        <w:rPr>
          <w:rFonts w:ascii="Arial" w:hAnsi="Arial" w:cs="Arial" w:hint="eastAsia"/>
          <w:sz w:val="24"/>
          <w:szCs w:val="24"/>
          <w:lang w:eastAsia="zh-CN"/>
        </w:rPr>
        <w:t>,</w:t>
      </w:r>
      <w:r w:rsidR="006E75C6">
        <w:rPr>
          <w:rFonts w:ascii="Arial" w:hAnsi="Arial" w:cs="Arial"/>
          <w:sz w:val="24"/>
          <w:szCs w:val="24"/>
          <w:lang w:eastAsia="zh-CN"/>
        </w:rPr>
        <w:t xml:space="preserve"> </w:t>
      </w:r>
      <w:r w:rsidRPr="00FF321E">
        <w:rPr>
          <w:rFonts w:ascii="Arial" w:hAnsi="Arial" w:cs="Arial"/>
          <w:sz w:val="24"/>
          <w:szCs w:val="24"/>
          <w:lang w:eastAsia="zh-CN"/>
        </w:rPr>
        <w:t>pH=8</w:t>
      </w:r>
      <w:r w:rsidR="00916666">
        <w:rPr>
          <w:rFonts w:ascii="Arial" w:hAnsi="Arial" w:cs="Arial"/>
          <w:sz w:val="24"/>
          <w:szCs w:val="24"/>
          <w:lang w:eastAsia="zh-CN"/>
        </w:rPr>
        <w:t>）</w:t>
      </w:r>
    </w:p>
    <w:p w14:paraId="1DC39F4A" w14:textId="77777777" w:rsidR="00D51D28" w:rsidRPr="00FF321E" w:rsidRDefault="00D51D28" w:rsidP="00893276">
      <w:pPr>
        <w:widowControl w:val="0"/>
        <w:numPr>
          <w:ilvl w:val="0"/>
          <w:numId w:val="6"/>
        </w:numPr>
        <w:adjustRightInd w:val="0"/>
        <w:snapToGrid w:val="0"/>
        <w:spacing w:line="360" w:lineRule="auto"/>
        <w:ind w:left="480" w:hangingChars="200" w:hanging="480"/>
        <w:jc w:val="both"/>
        <w:rPr>
          <w:rFonts w:ascii="Arial" w:hAnsi="Arial" w:cs="Arial"/>
          <w:sz w:val="24"/>
          <w:szCs w:val="24"/>
          <w:lang w:val="en-AU"/>
        </w:rPr>
      </w:pPr>
      <w:r w:rsidRPr="00FF321E">
        <w:rPr>
          <w:rFonts w:ascii="Arial" w:hAnsi="Arial" w:cs="Arial"/>
          <w:sz w:val="24"/>
          <w:szCs w:val="24"/>
          <w:lang w:val="en-AU" w:eastAsia="zh-CN"/>
        </w:rPr>
        <w:t>琼脂糖</w:t>
      </w:r>
    </w:p>
    <w:p w14:paraId="74C28FE7" w14:textId="3F7AC987" w:rsidR="00D51D28" w:rsidRPr="00FF321E" w:rsidRDefault="00D51D28" w:rsidP="00893276">
      <w:pPr>
        <w:widowControl w:val="0"/>
        <w:numPr>
          <w:ilvl w:val="0"/>
          <w:numId w:val="6"/>
        </w:numPr>
        <w:adjustRightInd w:val="0"/>
        <w:snapToGrid w:val="0"/>
        <w:spacing w:line="360" w:lineRule="auto"/>
        <w:ind w:left="480" w:hangingChars="200" w:hanging="480"/>
        <w:jc w:val="both"/>
        <w:rPr>
          <w:rFonts w:ascii="Arial" w:hAnsi="Arial" w:cs="Arial"/>
          <w:sz w:val="24"/>
          <w:szCs w:val="24"/>
          <w:lang w:val="en-AU"/>
        </w:rPr>
      </w:pPr>
      <w:r w:rsidRPr="00FF321E">
        <w:rPr>
          <w:rFonts w:ascii="Arial" w:hAnsi="Arial" w:cs="Arial"/>
          <w:sz w:val="24"/>
          <w:szCs w:val="24"/>
          <w:lang w:val="en-AU" w:eastAsia="zh-CN"/>
        </w:rPr>
        <w:t>电泳缓冲液</w:t>
      </w:r>
      <w:r w:rsidR="00916666">
        <w:rPr>
          <w:rFonts w:ascii="Arial" w:hAnsi="Arial" w:cs="Arial"/>
          <w:sz w:val="24"/>
          <w:szCs w:val="24"/>
          <w:lang w:val="en-AU" w:eastAsia="zh-CN"/>
        </w:rPr>
        <w:t>（</w:t>
      </w:r>
      <w:r w:rsidRPr="00FF321E">
        <w:rPr>
          <w:rFonts w:ascii="Arial" w:eastAsia="微软雅黑" w:hAnsi="Arial" w:cs="Arial"/>
          <w:sz w:val="24"/>
          <w:szCs w:val="24"/>
          <w:lang w:val="en-AU" w:eastAsia="zh-CN"/>
        </w:rPr>
        <w:t>TAE</w:t>
      </w:r>
      <w:r w:rsidR="00916666">
        <w:rPr>
          <w:rFonts w:ascii="Arial" w:hAnsi="Arial" w:cs="Arial"/>
          <w:sz w:val="24"/>
          <w:szCs w:val="24"/>
          <w:lang w:eastAsia="zh-CN"/>
        </w:rPr>
        <w:t>）</w:t>
      </w:r>
    </w:p>
    <w:p w14:paraId="67178FB2" w14:textId="35E740B8" w:rsidR="00D51D28" w:rsidRPr="00FF321E" w:rsidRDefault="00D51D28" w:rsidP="00893276">
      <w:pPr>
        <w:widowControl w:val="0"/>
        <w:numPr>
          <w:ilvl w:val="0"/>
          <w:numId w:val="6"/>
        </w:numPr>
        <w:adjustRightInd w:val="0"/>
        <w:snapToGrid w:val="0"/>
        <w:spacing w:line="360" w:lineRule="auto"/>
        <w:ind w:left="480" w:hangingChars="200" w:hanging="480"/>
        <w:jc w:val="both"/>
        <w:rPr>
          <w:rFonts w:ascii="Arial" w:hAnsi="Arial" w:cs="Arial"/>
          <w:sz w:val="24"/>
          <w:szCs w:val="24"/>
          <w:lang w:val="en-AU"/>
        </w:rPr>
      </w:pPr>
      <w:r w:rsidRPr="00FF321E">
        <w:rPr>
          <w:rFonts w:ascii="Arial" w:hAnsi="Arial" w:cs="Arial"/>
          <w:sz w:val="24"/>
          <w:szCs w:val="24"/>
          <w:lang w:eastAsia="zh-CN"/>
        </w:rPr>
        <w:t>RNA</w:t>
      </w:r>
      <w:r w:rsidRPr="00FF321E">
        <w:rPr>
          <w:rFonts w:ascii="Arial" w:hAnsi="Arial" w:cs="Arial"/>
          <w:sz w:val="24"/>
          <w:szCs w:val="24"/>
          <w:lang w:eastAsia="zh-CN"/>
        </w:rPr>
        <w:t>提取试剂盒</w:t>
      </w:r>
      <w:r w:rsidRPr="00FF321E">
        <w:rPr>
          <w:rFonts w:ascii="Arial" w:hAnsi="Arial" w:cs="Arial"/>
          <w:sz w:val="24"/>
          <w:szCs w:val="24"/>
          <w:lang w:val="en-AU"/>
        </w:rPr>
        <w:t>RNA Mini Kit</w:t>
      </w:r>
      <w:r w:rsidR="00916666">
        <w:rPr>
          <w:rFonts w:ascii="Arial" w:hAnsi="Arial" w:cs="Arial"/>
          <w:sz w:val="24"/>
          <w:szCs w:val="24"/>
          <w:lang w:val="en-AU"/>
        </w:rPr>
        <w:t>（</w:t>
      </w:r>
      <w:r w:rsidRPr="00FF321E">
        <w:rPr>
          <w:rFonts w:ascii="Arial" w:hAnsi="Arial" w:cs="Arial"/>
          <w:sz w:val="24"/>
          <w:szCs w:val="24"/>
          <w:lang w:val="en-AU"/>
        </w:rPr>
        <w:t>Qiagen, Hilden, Germany)</w:t>
      </w:r>
    </w:p>
    <w:p w14:paraId="30356C29" w14:textId="77777777" w:rsidR="00D94120" w:rsidRPr="00FF321E" w:rsidRDefault="00D94120" w:rsidP="00D94120">
      <w:pPr>
        <w:widowControl w:val="0"/>
        <w:adjustRightInd w:val="0"/>
        <w:snapToGrid w:val="0"/>
        <w:spacing w:line="360" w:lineRule="auto"/>
        <w:ind w:left="480"/>
        <w:jc w:val="both"/>
        <w:rPr>
          <w:rFonts w:ascii="Arial" w:hAnsi="Arial" w:cs="Arial"/>
          <w:sz w:val="24"/>
          <w:szCs w:val="24"/>
          <w:lang w:val="en-AU"/>
        </w:rPr>
      </w:pPr>
    </w:p>
    <w:p w14:paraId="5F60854A" w14:textId="77777777" w:rsidR="00D51D28" w:rsidRPr="00D94120" w:rsidRDefault="00D51D28" w:rsidP="00D94120">
      <w:pPr>
        <w:widowControl w:val="0"/>
        <w:adjustRightInd w:val="0"/>
        <w:snapToGrid w:val="0"/>
        <w:spacing w:line="360" w:lineRule="auto"/>
        <w:jc w:val="both"/>
        <w:rPr>
          <w:rFonts w:ascii="Arial" w:eastAsia="黑体" w:hAnsi="Arial" w:cs="Arial"/>
          <w:b/>
          <w:color w:val="000000"/>
          <w:sz w:val="24"/>
          <w:lang w:eastAsia="zh-CN"/>
        </w:rPr>
      </w:pPr>
      <w:r w:rsidRPr="00D94120">
        <w:rPr>
          <w:rFonts w:ascii="Arial" w:eastAsia="黑体" w:hAnsi="Arial" w:cs="Arial"/>
          <w:b/>
          <w:color w:val="000000"/>
          <w:sz w:val="24"/>
          <w:lang w:eastAsia="zh-CN"/>
        </w:rPr>
        <w:t>仪器设备</w:t>
      </w:r>
    </w:p>
    <w:p w14:paraId="2234776A" w14:textId="42BE6921" w:rsidR="006E0904" w:rsidRDefault="006E0904" w:rsidP="006E0904">
      <w:pPr>
        <w:widowControl w:val="0"/>
        <w:numPr>
          <w:ilvl w:val="0"/>
          <w:numId w:val="7"/>
        </w:numPr>
        <w:adjustRightInd w:val="0"/>
        <w:snapToGrid w:val="0"/>
        <w:spacing w:line="360" w:lineRule="auto"/>
        <w:jc w:val="both"/>
        <w:rPr>
          <w:rFonts w:ascii="Arial" w:hAnsi="Arial" w:cs="Arial"/>
          <w:sz w:val="24"/>
          <w:szCs w:val="24"/>
          <w:lang w:val="en-AU"/>
        </w:rPr>
      </w:pPr>
      <w:r w:rsidRPr="00FF321E">
        <w:rPr>
          <w:rFonts w:ascii="Arial" w:hAnsi="Arial" w:cs="Arial"/>
          <w:sz w:val="24"/>
          <w:szCs w:val="24"/>
          <w:lang w:val="en-AU" w:eastAsia="zh-CN"/>
        </w:rPr>
        <w:t>超微量紫外分光光度计</w:t>
      </w:r>
      <w:proofErr w:type="spellStart"/>
      <w:r w:rsidRPr="00FF321E">
        <w:rPr>
          <w:rFonts w:ascii="Arial" w:hAnsi="Arial" w:cs="Arial"/>
          <w:sz w:val="24"/>
          <w:szCs w:val="24"/>
          <w:lang w:val="en-AU"/>
        </w:rPr>
        <w:t>NanoDrop</w:t>
      </w:r>
      <w:proofErr w:type="spellEnd"/>
      <w:r w:rsidRPr="00FF321E">
        <w:rPr>
          <w:rFonts w:ascii="Arial" w:hAnsi="Arial" w:cs="Arial"/>
          <w:sz w:val="24"/>
          <w:szCs w:val="24"/>
          <w:lang w:val="en-AU"/>
        </w:rPr>
        <w:t xml:space="preserve"> One</w:t>
      </w:r>
      <w:r w:rsidR="00916666">
        <w:rPr>
          <w:rFonts w:ascii="Arial" w:hAnsi="Arial" w:cs="Arial"/>
          <w:sz w:val="24"/>
          <w:szCs w:val="24"/>
          <w:lang w:val="en-AU"/>
        </w:rPr>
        <w:t>（</w:t>
      </w:r>
      <w:r w:rsidRPr="00FF321E">
        <w:rPr>
          <w:rFonts w:ascii="Arial" w:hAnsi="Arial" w:cs="Arial"/>
          <w:sz w:val="24"/>
          <w:szCs w:val="24"/>
          <w:lang w:val="en-AU"/>
        </w:rPr>
        <w:t>Thermo Fisher Scientific, MA, USA)</w:t>
      </w:r>
    </w:p>
    <w:p w14:paraId="14E6555B" w14:textId="50E9E7F3" w:rsidR="00D51D28" w:rsidRPr="006E0904" w:rsidRDefault="00D51D28" w:rsidP="006E0904">
      <w:pPr>
        <w:widowControl w:val="0"/>
        <w:numPr>
          <w:ilvl w:val="0"/>
          <w:numId w:val="7"/>
        </w:numPr>
        <w:adjustRightInd w:val="0"/>
        <w:snapToGrid w:val="0"/>
        <w:spacing w:line="360" w:lineRule="auto"/>
        <w:jc w:val="both"/>
        <w:rPr>
          <w:rFonts w:ascii="Arial" w:hAnsi="Arial" w:cs="Arial"/>
          <w:sz w:val="24"/>
          <w:szCs w:val="24"/>
          <w:lang w:val="en-AU"/>
        </w:rPr>
      </w:pPr>
      <w:r w:rsidRPr="00D94120">
        <w:rPr>
          <w:rFonts w:ascii="Arial" w:hAnsi="Arial" w:cs="Arial"/>
          <w:sz w:val="24"/>
          <w:szCs w:val="24"/>
          <w:lang w:eastAsia="zh-CN"/>
        </w:rPr>
        <w:t>台式高速冷冻离心机</w:t>
      </w:r>
      <w:r w:rsidR="00916666">
        <w:rPr>
          <w:rFonts w:ascii="Arial" w:hAnsi="Arial" w:cs="Arial"/>
          <w:sz w:val="24"/>
          <w:szCs w:val="24"/>
          <w:lang w:val="en-AU"/>
        </w:rPr>
        <w:t>（</w:t>
      </w:r>
      <w:proofErr w:type="spellStart"/>
      <w:r w:rsidR="006E0904" w:rsidRPr="006E0904">
        <w:rPr>
          <w:rFonts w:ascii="Arial" w:hAnsi="Arial" w:cs="Arial"/>
          <w:sz w:val="24"/>
          <w:szCs w:val="24"/>
          <w:lang w:val="en-AU"/>
        </w:rPr>
        <w:t>Techcomp</w:t>
      </w:r>
      <w:proofErr w:type="spellEnd"/>
      <w:r w:rsidR="00916666">
        <w:rPr>
          <w:rFonts w:ascii="Arial" w:hAnsi="Arial" w:cs="Arial"/>
          <w:sz w:val="24"/>
          <w:szCs w:val="24"/>
          <w:lang w:val="en-AU"/>
        </w:rPr>
        <w:t>（</w:t>
      </w:r>
      <w:r w:rsidR="006E0904" w:rsidRPr="006E0904">
        <w:rPr>
          <w:rFonts w:ascii="Arial" w:hAnsi="Arial" w:cs="Arial"/>
          <w:sz w:val="24"/>
          <w:szCs w:val="24"/>
          <w:lang w:val="en-AU"/>
        </w:rPr>
        <w:t xml:space="preserve">Holdings), model: </w:t>
      </w:r>
      <w:r w:rsidRPr="006E0904">
        <w:rPr>
          <w:rFonts w:ascii="Arial" w:hAnsi="Arial" w:cs="Arial"/>
          <w:sz w:val="24"/>
          <w:szCs w:val="24"/>
          <w:lang w:val="en-AU"/>
        </w:rPr>
        <w:t>CT15RT</w:t>
      </w:r>
      <w:r w:rsidR="00916666">
        <w:rPr>
          <w:rFonts w:ascii="Arial" w:hAnsi="Arial" w:cs="Arial"/>
          <w:sz w:val="24"/>
          <w:szCs w:val="24"/>
          <w:lang w:val="en-AU"/>
        </w:rPr>
        <w:t>）</w:t>
      </w:r>
    </w:p>
    <w:p w14:paraId="636545FE" w14:textId="5D7115DC" w:rsidR="00D51D28" w:rsidRPr="00D94120" w:rsidRDefault="00D51D28" w:rsidP="006E0904">
      <w:pPr>
        <w:widowControl w:val="0"/>
        <w:numPr>
          <w:ilvl w:val="0"/>
          <w:numId w:val="7"/>
        </w:numPr>
        <w:adjustRightInd w:val="0"/>
        <w:snapToGrid w:val="0"/>
        <w:spacing w:line="360" w:lineRule="auto"/>
        <w:jc w:val="both"/>
        <w:rPr>
          <w:rFonts w:ascii="Arial" w:hAnsi="Arial" w:cs="Arial"/>
          <w:sz w:val="24"/>
          <w:szCs w:val="24"/>
          <w:lang w:eastAsia="zh-CN"/>
        </w:rPr>
      </w:pPr>
      <w:r w:rsidRPr="006E0904">
        <w:rPr>
          <w:rFonts w:ascii="Arial" w:hAnsi="Arial" w:cs="Arial"/>
          <w:sz w:val="24"/>
          <w:szCs w:val="24"/>
          <w:lang w:val="en-AU"/>
        </w:rPr>
        <w:t>涡旋仪</w:t>
      </w:r>
      <w:r w:rsidR="00916666">
        <w:rPr>
          <w:rFonts w:ascii="Arial" w:hAnsi="Arial" w:cs="Arial"/>
          <w:sz w:val="24"/>
          <w:szCs w:val="24"/>
          <w:lang w:val="en-AU"/>
        </w:rPr>
        <w:t>（</w:t>
      </w:r>
      <w:proofErr w:type="spellStart"/>
      <w:r w:rsidR="006E0904" w:rsidRPr="006E0904">
        <w:rPr>
          <w:rFonts w:ascii="Arial" w:hAnsi="Arial" w:cs="Arial"/>
          <w:sz w:val="24"/>
          <w:szCs w:val="24"/>
          <w:lang w:val="en-AU"/>
        </w:rPr>
        <w:t>Qiangen</w:t>
      </w:r>
      <w:proofErr w:type="spellEnd"/>
      <w:r w:rsidR="006E0904" w:rsidRPr="006E0904">
        <w:rPr>
          <w:rFonts w:ascii="Arial" w:hAnsi="Arial" w:cs="Arial" w:hint="eastAsia"/>
          <w:sz w:val="24"/>
          <w:szCs w:val="24"/>
          <w:lang w:val="en-AU"/>
        </w:rPr>
        <w:t>,</w:t>
      </w:r>
      <w:r w:rsidR="006E0904" w:rsidRPr="006E0904">
        <w:rPr>
          <w:rFonts w:ascii="Arial" w:hAnsi="Arial" w:cs="Arial"/>
          <w:sz w:val="24"/>
          <w:szCs w:val="24"/>
          <w:lang w:val="en-AU"/>
        </w:rPr>
        <w:t xml:space="preserve"> </w:t>
      </w:r>
      <w:proofErr w:type="spellStart"/>
      <w:r w:rsidR="00D94120" w:rsidRPr="006E0904">
        <w:rPr>
          <w:rFonts w:ascii="Arial" w:hAnsi="Arial" w:cs="Arial" w:hint="eastAsia"/>
          <w:sz w:val="24"/>
          <w:szCs w:val="24"/>
          <w:lang w:val="en-AU"/>
        </w:rPr>
        <w:t>catalog</w:t>
      </w:r>
      <w:proofErr w:type="spellEnd"/>
      <w:r w:rsidR="00D94120" w:rsidRPr="006E0904">
        <w:rPr>
          <w:rFonts w:ascii="Arial" w:hAnsi="Arial" w:cs="Arial" w:hint="eastAsia"/>
          <w:sz w:val="24"/>
          <w:szCs w:val="24"/>
          <w:lang w:val="en-AU"/>
        </w:rPr>
        <w:t xml:space="preserve"> number: </w:t>
      </w:r>
      <w:r w:rsidRPr="006E0904">
        <w:rPr>
          <w:rFonts w:ascii="Arial" w:hAnsi="Arial" w:cs="Arial"/>
          <w:sz w:val="24"/>
          <w:szCs w:val="24"/>
          <w:lang w:val="en-AU"/>
        </w:rPr>
        <w:t>13000-V1-</w:t>
      </w:r>
      <w:r w:rsidRPr="006E0904">
        <w:rPr>
          <w:rFonts w:ascii="Arial" w:hAnsi="Arial" w:cs="Arial"/>
          <w:sz w:val="24"/>
          <w:szCs w:val="24"/>
          <w:lang w:eastAsia="zh-CN"/>
        </w:rPr>
        <w:t>1</w:t>
      </w:r>
      <w:r w:rsidRPr="00D94120">
        <w:rPr>
          <w:rFonts w:ascii="Arial" w:hAnsi="Arial" w:cs="Arial"/>
          <w:sz w:val="24"/>
          <w:szCs w:val="24"/>
          <w:lang w:eastAsia="zh-CN"/>
        </w:rPr>
        <w:t>5</w:t>
      </w:r>
      <w:r w:rsidR="00916666">
        <w:rPr>
          <w:rFonts w:ascii="Arial" w:hAnsi="Arial" w:cs="Arial"/>
          <w:sz w:val="24"/>
          <w:szCs w:val="24"/>
          <w:lang w:eastAsia="zh-CN"/>
        </w:rPr>
        <w:t>）</w:t>
      </w:r>
    </w:p>
    <w:p w14:paraId="3F3B1B7B" w14:textId="77777777" w:rsidR="00D51D28" w:rsidRPr="00D94120" w:rsidRDefault="00D51D28" w:rsidP="00893276">
      <w:pPr>
        <w:widowControl w:val="0"/>
        <w:numPr>
          <w:ilvl w:val="0"/>
          <w:numId w:val="7"/>
        </w:numPr>
        <w:adjustRightInd w:val="0"/>
        <w:snapToGrid w:val="0"/>
        <w:spacing w:line="360" w:lineRule="auto"/>
        <w:jc w:val="both"/>
        <w:rPr>
          <w:rFonts w:ascii="Arial" w:hAnsi="Arial" w:cs="Arial"/>
          <w:sz w:val="24"/>
          <w:szCs w:val="24"/>
          <w:lang w:eastAsia="zh-CN"/>
        </w:rPr>
      </w:pPr>
      <w:r w:rsidRPr="00D94120">
        <w:rPr>
          <w:rFonts w:ascii="Arial" w:hAnsi="Arial" w:cs="Arial"/>
          <w:sz w:val="24"/>
          <w:szCs w:val="24"/>
          <w:lang w:eastAsia="zh-CN"/>
        </w:rPr>
        <w:lastRenderedPageBreak/>
        <w:t>水浴锅</w:t>
      </w:r>
    </w:p>
    <w:p w14:paraId="599A2156" w14:textId="77777777" w:rsidR="00D51D28" w:rsidRPr="00D94120" w:rsidRDefault="00D51D28" w:rsidP="00893276">
      <w:pPr>
        <w:widowControl w:val="0"/>
        <w:numPr>
          <w:ilvl w:val="0"/>
          <w:numId w:val="7"/>
        </w:numPr>
        <w:adjustRightInd w:val="0"/>
        <w:snapToGrid w:val="0"/>
        <w:spacing w:line="360" w:lineRule="auto"/>
        <w:jc w:val="both"/>
        <w:rPr>
          <w:rFonts w:ascii="Arial" w:hAnsi="Arial" w:cs="Arial"/>
          <w:sz w:val="24"/>
          <w:szCs w:val="24"/>
          <w:lang w:eastAsia="zh-CN"/>
        </w:rPr>
      </w:pPr>
      <w:proofErr w:type="gramStart"/>
      <w:r w:rsidRPr="00D94120">
        <w:rPr>
          <w:rFonts w:ascii="Arial" w:hAnsi="Arial" w:cs="Arial"/>
          <w:sz w:val="24"/>
          <w:szCs w:val="24"/>
          <w:lang w:eastAsia="zh-CN"/>
        </w:rPr>
        <w:t>移液枪</w:t>
      </w:r>
      <w:proofErr w:type="gramEnd"/>
    </w:p>
    <w:p w14:paraId="08FDD06A" w14:textId="031CDDBB" w:rsidR="00D51D28" w:rsidRDefault="00D51D28" w:rsidP="00893276">
      <w:pPr>
        <w:widowControl w:val="0"/>
        <w:numPr>
          <w:ilvl w:val="0"/>
          <w:numId w:val="7"/>
        </w:numPr>
        <w:adjustRightInd w:val="0"/>
        <w:snapToGrid w:val="0"/>
        <w:spacing w:line="360" w:lineRule="auto"/>
        <w:jc w:val="both"/>
        <w:rPr>
          <w:rFonts w:ascii="Arial" w:hAnsi="Arial" w:cs="Arial"/>
          <w:sz w:val="24"/>
          <w:szCs w:val="24"/>
          <w:lang w:eastAsia="zh-CN"/>
        </w:rPr>
      </w:pPr>
      <w:r w:rsidRPr="00D94120">
        <w:rPr>
          <w:rFonts w:ascii="Arial" w:hAnsi="Arial" w:cs="Arial"/>
          <w:sz w:val="24"/>
          <w:szCs w:val="24"/>
          <w:lang w:eastAsia="zh-CN"/>
        </w:rPr>
        <w:t>电泳仪</w:t>
      </w:r>
    </w:p>
    <w:p w14:paraId="0573088F" w14:textId="77777777" w:rsidR="00D94120" w:rsidRPr="00D94120" w:rsidRDefault="00D94120" w:rsidP="00D94120">
      <w:pPr>
        <w:widowControl w:val="0"/>
        <w:adjustRightInd w:val="0"/>
        <w:snapToGrid w:val="0"/>
        <w:spacing w:line="360" w:lineRule="auto"/>
        <w:ind w:left="420"/>
        <w:jc w:val="both"/>
        <w:rPr>
          <w:rFonts w:ascii="Arial" w:hAnsi="Arial" w:cs="Arial"/>
          <w:sz w:val="24"/>
          <w:szCs w:val="24"/>
          <w:lang w:eastAsia="zh-CN"/>
        </w:rPr>
      </w:pPr>
    </w:p>
    <w:p w14:paraId="0C3122C4" w14:textId="05616BE6" w:rsidR="00D51D28" w:rsidRPr="00D94120" w:rsidRDefault="00D51D28" w:rsidP="00FF321E">
      <w:pPr>
        <w:adjustRightInd w:val="0"/>
        <w:snapToGrid w:val="0"/>
        <w:spacing w:line="360" w:lineRule="auto"/>
        <w:jc w:val="both"/>
        <w:rPr>
          <w:rFonts w:ascii="黑体" w:eastAsia="黑体" w:hAnsi="黑体" w:cs="Arial"/>
          <w:b/>
          <w:bCs/>
          <w:sz w:val="24"/>
          <w:szCs w:val="24"/>
          <w:lang w:eastAsia="zh-CN"/>
        </w:rPr>
      </w:pPr>
      <w:r w:rsidRPr="00D94120">
        <w:rPr>
          <w:rFonts w:ascii="黑体" w:eastAsia="黑体" w:hAnsi="黑体" w:cs="Arial"/>
          <w:b/>
          <w:bCs/>
          <w:sz w:val="24"/>
          <w:szCs w:val="24"/>
          <w:lang w:eastAsia="zh-CN"/>
        </w:rPr>
        <w:t>数据</w:t>
      </w:r>
      <w:r w:rsidR="00A25320" w:rsidRPr="00A25320">
        <w:rPr>
          <w:rFonts w:ascii="黑体" w:eastAsia="黑体" w:hAnsi="黑体" w:cs="Arial" w:hint="eastAsia"/>
          <w:b/>
          <w:bCs/>
          <w:sz w:val="24"/>
          <w:szCs w:val="24"/>
          <w:lang w:eastAsia="zh-CN"/>
        </w:rPr>
        <w:t>分析</w:t>
      </w:r>
      <w:r w:rsidR="00A25320" w:rsidRPr="00A25320">
        <w:rPr>
          <w:rFonts w:ascii="黑体" w:eastAsia="黑体" w:hAnsi="黑体" w:cs="Arial"/>
          <w:b/>
          <w:bCs/>
          <w:sz w:val="24"/>
          <w:szCs w:val="24"/>
          <w:lang w:eastAsia="zh-CN"/>
        </w:rPr>
        <w:t>软件及平台</w:t>
      </w:r>
    </w:p>
    <w:p w14:paraId="187F9D5A" w14:textId="4272F592" w:rsidR="00113912" w:rsidRPr="00D30CD8" w:rsidRDefault="00113912" w:rsidP="00D30CD8">
      <w:pPr>
        <w:pStyle w:val="ad"/>
        <w:widowControl w:val="0"/>
        <w:numPr>
          <w:ilvl w:val="0"/>
          <w:numId w:val="14"/>
        </w:numPr>
        <w:adjustRightInd w:val="0"/>
        <w:snapToGrid w:val="0"/>
        <w:spacing w:line="360" w:lineRule="auto"/>
        <w:ind w:firstLineChars="0"/>
        <w:jc w:val="both"/>
        <w:rPr>
          <w:rFonts w:ascii="Arial" w:hAnsi="Arial" w:cs="Arial"/>
          <w:color w:val="0000FF"/>
          <w:lang w:val="en-AU"/>
        </w:rPr>
      </w:pPr>
      <w:r w:rsidRPr="00D30CD8">
        <w:rPr>
          <w:rFonts w:ascii="Arial" w:hAnsi="Arial" w:cs="Arial" w:hint="eastAsia"/>
          <w:color w:val="0000FF"/>
          <w:lang w:val="en-AU"/>
        </w:rPr>
        <w:t>CD-HIT</w:t>
      </w:r>
      <w:r w:rsidRPr="00D30CD8">
        <w:rPr>
          <w:rFonts w:ascii="Arial" w:hAnsi="Arial" w:cs="Arial" w:hint="eastAsia"/>
          <w:color w:val="0000FF"/>
          <w:lang w:val="en-AU"/>
        </w:rPr>
        <w:t>（</w:t>
      </w:r>
      <w:r w:rsidRPr="00D30CD8">
        <w:rPr>
          <w:rFonts w:ascii="Arial" w:hAnsi="Arial" w:cs="Arial" w:hint="eastAsia"/>
          <w:color w:val="0000FF"/>
          <w:lang w:val="en-AU"/>
        </w:rPr>
        <w:t>http://weizhongli-lab.org/cd-hit/</w:t>
      </w:r>
      <w:r w:rsidRPr="00D30CD8">
        <w:rPr>
          <w:rFonts w:ascii="Arial" w:hAnsi="Arial" w:cs="Arial" w:hint="eastAsia"/>
          <w:color w:val="0000FF"/>
          <w:lang w:val="en-AU"/>
        </w:rPr>
        <w:t>）</w:t>
      </w:r>
    </w:p>
    <w:p w14:paraId="72C43E0A" w14:textId="77777777" w:rsidR="00113912" w:rsidRPr="00D30CD8" w:rsidRDefault="00113912" w:rsidP="00D30CD8">
      <w:pPr>
        <w:widowControl w:val="0"/>
        <w:numPr>
          <w:ilvl w:val="0"/>
          <w:numId w:val="14"/>
        </w:numPr>
        <w:adjustRightInd w:val="0"/>
        <w:snapToGrid w:val="0"/>
        <w:spacing w:line="360" w:lineRule="auto"/>
        <w:jc w:val="both"/>
        <w:rPr>
          <w:rFonts w:ascii="Arial" w:hAnsi="Arial" w:cs="Arial"/>
          <w:color w:val="0000FF"/>
          <w:sz w:val="24"/>
          <w:szCs w:val="24"/>
          <w:lang w:val="en-AU"/>
        </w:rPr>
      </w:pPr>
      <w:proofErr w:type="spellStart"/>
      <w:r w:rsidRPr="00D30CD8">
        <w:rPr>
          <w:rFonts w:ascii="Arial" w:hAnsi="Arial" w:cs="Arial" w:hint="eastAsia"/>
          <w:color w:val="0000FF"/>
          <w:sz w:val="24"/>
          <w:szCs w:val="24"/>
          <w:lang w:val="en-AU"/>
        </w:rPr>
        <w:t>fastp</w:t>
      </w:r>
      <w:proofErr w:type="spellEnd"/>
      <w:r w:rsidRPr="00D30CD8">
        <w:rPr>
          <w:rFonts w:ascii="Arial" w:hAnsi="Arial" w:cs="Arial" w:hint="eastAsia"/>
          <w:color w:val="0000FF"/>
          <w:sz w:val="24"/>
          <w:szCs w:val="24"/>
          <w:lang w:val="en-AU"/>
        </w:rPr>
        <w:t>（</w:t>
      </w:r>
      <w:r w:rsidRPr="00D30CD8">
        <w:rPr>
          <w:rFonts w:ascii="Arial" w:hAnsi="Arial" w:cs="Arial" w:hint="eastAsia"/>
          <w:color w:val="0000FF"/>
          <w:sz w:val="24"/>
          <w:szCs w:val="24"/>
          <w:lang w:val="en-AU"/>
        </w:rPr>
        <w:t>https://github.com/OpenGene/fastp</w:t>
      </w:r>
      <w:r w:rsidRPr="00D30CD8">
        <w:rPr>
          <w:rFonts w:ascii="Arial" w:hAnsi="Arial" w:cs="Arial" w:hint="eastAsia"/>
          <w:color w:val="0000FF"/>
          <w:sz w:val="24"/>
          <w:szCs w:val="24"/>
          <w:lang w:val="en-AU"/>
        </w:rPr>
        <w:t>）</w:t>
      </w:r>
    </w:p>
    <w:p w14:paraId="6D8CF63F" w14:textId="77777777" w:rsidR="00113912" w:rsidRPr="00D30CD8" w:rsidRDefault="00113912" w:rsidP="00D30CD8">
      <w:pPr>
        <w:widowControl w:val="0"/>
        <w:numPr>
          <w:ilvl w:val="0"/>
          <w:numId w:val="14"/>
        </w:numPr>
        <w:adjustRightInd w:val="0"/>
        <w:snapToGrid w:val="0"/>
        <w:spacing w:line="360" w:lineRule="auto"/>
        <w:jc w:val="both"/>
        <w:rPr>
          <w:rFonts w:ascii="Arial" w:hAnsi="Arial" w:cs="Arial"/>
          <w:color w:val="0000FF"/>
          <w:sz w:val="24"/>
          <w:szCs w:val="24"/>
          <w:lang w:val="en-AU"/>
        </w:rPr>
      </w:pPr>
      <w:proofErr w:type="spellStart"/>
      <w:r w:rsidRPr="00D30CD8">
        <w:rPr>
          <w:rFonts w:ascii="Arial" w:hAnsi="Arial" w:cs="Arial" w:hint="eastAsia"/>
          <w:color w:val="0000FF"/>
          <w:sz w:val="24"/>
          <w:szCs w:val="24"/>
          <w:lang w:val="en-AU"/>
        </w:rPr>
        <w:t>SortMeRNA</w:t>
      </w:r>
      <w:proofErr w:type="spellEnd"/>
      <w:r w:rsidRPr="00D30CD8">
        <w:rPr>
          <w:rFonts w:ascii="Arial" w:hAnsi="Arial" w:cs="Arial" w:hint="eastAsia"/>
          <w:color w:val="0000FF"/>
          <w:sz w:val="24"/>
          <w:szCs w:val="24"/>
          <w:lang w:val="en-AU"/>
        </w:rPr>
        <w:t>（</w:t>
      </w:r>
      <w:r w:rsidRPr="00D30CD8">
        <w:rPr>
          <w:rFonts w:ascii="Arial" w:hAnsi="Arial" w:cs="Arial" w:hint="eastAsia"/>
          <w:color w:val="0000FF"/>
          <w:sz w:val="24"/>
          <w:szCs w:val="24"/>
          <w:lang w:val="en-AU"/>
        </w:rPr>
        <w:t>https://github.com/biocore/sortmerna</w:t>
      </w:r>
      <w:r w:rsidRPr="00D30CD8">
        <w:rPr>
          <w:rFonts w:ascii="Arial" w:hAnsi="Arial" w:cs="Arial" w:hint="eastAsia"/>
          <w:color w:val="0000FF"/>
          <w:sz w:val="24"/>
          <w:szCs w:val="24"/>
          <w:lang w:val="en-AU"/>
        </w:rPr>
        <w:t>）</w:t>
      </w:r>
    </w:p>
    <w:p w14:paraId="53CFCF63" w14:textId="77777777" w:rsidR="00113912" w:rsidRPr="00D30CD8" w:rsidRDefault="00113912" w:rsidP="00D30CD8">
      <w:pPr>
        <w:widowControl w:val="0"/>
        <w:numPr>
          <w:ilvl w:val="0"/>
          <w:numId w:val="14"/>
        </w:numPr>
        <w:adjustRightInd w:val="0"/>
        <w:snapToGrid w:val="0"/>
        <w:spacing w:line="360" w:lineRule="auto"/>
        <w:jc w:val="both"/>
        <w:rPr>
          <w:rFonts w:ascii="Arial" w:hAnsi="Arial" w:cs="Arial"/>
          <w:color w:val="0000FF"/>
          <w:sz w:val="24"/>
          <w:szCs w:val="24"/>
          <w:lang w:val="en-AU"/>
        </w:rPr>
      </w:pPr>
      <w:proofErr w:type="spellStart"/>
      <w:r w:rsidRPr="00D30CD8">
        <w:rPr>
          <w:rFonts w:ascii="Arial" w:hAnsi="Arial" w:cs="Arial" w:hint="eastAsia"/>
          <w:color w:val="0000FF"/>
          <w:sz w:val="24"/>
          <w:szCs w:val="24"/>
          <w:lang w:val="en-AU"/>
        </w:rPr>
        <w:t>idba_tran</w:t>
      </w:r>
      <w:proofErr w:type="spellEnd"/>
      <w:r w:rsidRPr="00D30CD8">
        <w:rPr>
          <w:rFonts w:ascii="Arial" w:hAnsi="Arial" w:cs="Arial" w:hint="eastAsia"/>
          <w:color w:val="0000FF"/>
          <w:sz w:val="24"/>
          <w:szCs w:val="24"/>
          <w:lang w:val="en-AU"/>
        </w:rPr>
        <w:t>（</w:t>
      </w:r>
      <w:r w:rsidRPr="00D30CD8">
        <w:rPr>
          <w:rFonts w:ascii="Arial" w:hAnsi="Arial" w:cs="Arial" w:hint="eastAsia"/>
          <w:color w:val="0000FF"/>
          <w:sz w:val="24"/>
          <w:szCs w:val="24"/>
          <w:lang w:val="en-AU"/>
        </w:rPr>
        <w:t>https://github.com/loneknightpy/idba</w:t>
      </w:r>
      <w:r w:rsidRPr="00D30CD8">
        <w:rPr>
          <w:rFonts w:ascii="Arial" w:hAnsi="Arial" w:cs="Arial" w:hint="eastAsia"/>
          <w:color w:val="0000FF"/>
          <w:sz w:val="24"/>
          <w:szCs w:val="24"/>
          <w:lang w:val="en-AU"/>
        </w:rPr>
        <w:t>）</w:t>
      </w:r>
    </w:p>
    <w:p w14:paraId="6653F695" w14:textId="77777777" w:rsidR="00113912" w:rsidRPr="00D30CD8" w:rsidRDefault="00113912" w:rsidP="00D30CD8">
      <w:pPr>
        <w:widowControl w:val="0"/>
        <w:numPr>
          <w:ilvl w:val="0"/>
          <w:numId w:val="14"/>
        </w:numPr>
        <w:adjustRightInd w:val="0"/>
        <w:snapToGrid w:val="0"/>
        <w:spacing w:line="360" w:lineRule="auto"/>
        <w:jc w:val="both"/>
        <w:rPr>
          <w:rFonts w:ascii="Arial" w:hAnsi="Arial" w:cs="Arial"/>
          <w:color w:val="0000FF"/>
          <w:sz w:val="24"/>
          <w:szCs w:val="24"/>
          <w:lang w:val="en-AU"/>
        </w:rPr>
      </w:pPr>
      <w:r w:rsidRPr="00D30CD8">
        <w:rPr>
          <w:rFonts w:ascii="Arial" w:hAnsi="Arial" w:cs="Arial" w:hint="eastAsia"/>
          <w:color w:val="0000FF"/>
          <w:sz w:val="24"/>
          <w:szCs w:val="24"/>
          <w:lang w:val="en-AU"/>
        </w:rPr>
        <w:t>prodigal</w:t>
      </w:r>
      <w:r w:rsidRPr="00D30CD8">
        <w:rPr>
          <w:rFonts w:ascii="Arial" w:hAnsi="Arial" w:cs="Arial" w:hint="eastAsia"/>
          <w:color w:val="0000FF"/>
          <w:sz w:val="24"/>
          <w:szCs w:val="24"/>
          <w:lang w:val="en-AU"/>
        </w:rPr>
        <w:t>（</w:t>
      </w:r>
      <w:r w:rsidRPr="00D30CD8">
        <w:rPr>
          <w:rFonts w:ascii="Arial" w:hAnsi="Arial" w:cs="Arial" w:hint="eastAsia"/>
          <w:color w:val="0000FF"/>
          <w:sz w:val="24"/>
          <w:szCs w:val="24"/>
          <w:lang w:val="en-AU"/>
        </w:rPr>
        <w:t>https://github.com/hyattpd/Prodigal</w:t>
      </w:r>
      <w:r w:rsidRPr="00D30CD8">
        <w:rPr>
          <w:rFonts w:ascii="Arial" w:hAnsi="Arial" w:cs="Arial" w:hint="eastAsia"/>
          <w:color w:val="0000FF"/>
          <w:sz w:val="24"/>
          <w:szCs w:val="24"/>
          <w:lang w:val="en-AU"/>
        </w:rPr>
        <w:t>）</w:t>
      </w:r>
    </w:p>
    <w:p w14:paraId="3E27A85E" w14:textId="77777777" w:rsidR="00113912" w:rsidRPr="00D30CD8" w:rsidRDefault="00113912" w:rsidP="00D30CD8">
      <w:pPr>
        <w:widowControl w:val="0"/>
        <w:numPr>
          <w:ilvl w:val="0"/>
          <w:numId w:val="14"/>
        </w:numPr>
        <w:adjustRightInd w:val="0"/>
        <w:snapToGrid w:val="0"/>
        <w:spacing w:line="360" w:lineRule="auto"/>
        <w:jc w:val="both"/>
        <w:rPr>
          <w:rFonts w:ascii="Arial" w:hAnsi="Arial" w:cs="Arial"/>
          <w:color w:val="0000FF"/>
          <w:sz w:val="24"/>
          <w:szCs w:val="24"/>
          <w:lang w:val="en-AU"/>
        </w:rPr>
      </w:pPr>
      <w:r w:rsidRPr="00D30CD8">
        <w:rPr>
          <w:rFonts w:ascii="Arial" w:hAnsi="Arial" w:cs="Arial" w:hint="eastAsia"/>
          <w:color w:val="0000FF"/>
          <w:sz w:val="24"/>
          <w:szCs w:val="24"/>
          <w:lang w:val="en-AU"/>
        </w:rPr>
        <w:t>CD-HIT</w:t>
      </w:r>
      <w:r w:rsidRPr="00D30CD8">
        <w:rPr>
          <w:rFonts w:ascii="Arial" w:hAnsi="Arial" w:cs="Arial" w:hint="eastAsia"/>
          <w:color w:val="0000FF"/>
          <w:sz w:val="24"/>
          <w:szCs w:val="24"/>
          <w:lang w:val="en-AU"/>
        </w:rPr>
        <w:t>（</w:t>
      </w:r>
      <w:r w:rsidRPr="00D30CD8">
        <w:rPr>
          <w:rFonts w:ascii="Arial" w:hAnsi="Arial" w:cs="Arial" w:hint="eastAsia"/>
          <w:color w:val="0000FF"/>
          <w:sz w:val="24"/>
          <w:szCs w:val="24"/>
          <w:lang w:val="en-AU"/>
        </w:rPr>
        <w:t>http://weizhongli-lab.org/cd-hit/</w:t>
      </w:r>
      <w:r w:rsidRPr="00D30CD8">
        <w:rPr>
          <w:rFonts w:ascii="Arial" w:hAnsi="Arial" w:cs="Arial" w:hint="eastAsia"/>
          <w:color w:val="0000FF"/>
          <w:sz w:val="24"/>
          <w:szCs w:val="24"/>
          <w:lang w:val="en-AU"/>
        </w:rPr>
        <w:t>）</w:t>
      </w:r>
    </w:p>
    <w:p w14:paraId="1272E9C1" w14:textId="77777777" w:rsidR="00113912" w:rsidRPr="00D30CD8" w:rsidRDefault="00113912" w:rsidP="00D30CD8">
      <w:pPr>
        <w:widowControl w:val="0"/>
        <w:numPr>
          <w:ilvl w:val="0"/>
          <w:numId w:val="14"/>
        </w:numPr>
        <w:adjustRightInd w:val="0"/>
        <w:snapToGrid w:val="0"/>
        <w:spacing w:line="360" w:lineRule="auto"/>
        <w:jc w:val="both"/>
        <w:rPr>
          <w:rFonts w:ascii="Arial" w:hAnsi="Arial" w:cs="Arial"/>
          <w:color w:val="0000FF"/>
          <w:sz w:val="24"/>
          <w:szCs w:val="24"/>
          <w:lang w:val="en-AU"/>
        </w:rPr>
      </w:pPr>
      <w:r w:rsidRPr="00D30CD8">
        <w:rPr>
          <w:rFonts w:ascii="Arial" w:hAnsi="Arial" w:cs="Arial" w:hint="eastAsia"/>
          <w:color w:val="0000FF"/>
          <w:sz w:val="24"/>
          <w:szCs w:val="24"/>
          <w:lang w:val="en-AU"/>
        </w:rPr>
        <w:t>RSEM</w:t>
      </w:r>
      <w:r w:rsidRPr="00D30CD8">
        <w:rPr>
          <w:rFonts w:ascii="Arial" w:hAnsi="Arial" w:cs="Arial" w:hint="eastAsia"/>
          <w:color w:val="0000FF"/>
          <w:sz w:val="24"/>
          <w:szCs w:val="24"/>
          <w:lang w:val="en-AU"/>
        </w:rPr>
        <w:t>（</w:t>
      </w:r>
      <w:r w:rsidRPr="00D30CD8">
        <w:rPr>
          <w:rFonts w:ascii="Arial" w:hAnsi="Arial" w:cs="Arial" w:hint="eastAsia"/>
          <w:color w:val="0000FF"/>
          <w:sz w:val="24"/>
          <w:szCs w:val="24"/>
          <w:lang w:val="en-AU"/>
        </w:rPr>
        <w:t>https://github.com/deweylab/RSEM</w:t>
      </w:r>
      <w:r w:rsidRPr="00D30CD8">
        <w:rPr>
          <w:rFonts w:ascii="Arial" w:hAnsi="Arial" w:cs="Arial" w:hint="eastAsia"/>
          <w:color w:val="0000FF"/>
          <w:sz w:val="24"/>
          <w:szCs w:val="24"/>
          <w:lang w:val="en-AU"/>
        </w:rPr>
        <w:t>）</w:t>
      </w:r>
    </w:p>
    <w:p w14:paraId="5C747194" w14:textId="3D689632" w:rsidR="00113912" w:rsidRPr="00D30CD8" w:rsidRDefault="00113912" w:rsidP="00D30CD8">
      <w:pPr>
        <w:widowControl w:val="0"/>
        <w:numPr>
          <w:ilvl w:val="0"/>
          <w:numId w:val="14"/>
        </w:numPr>
        <w:adjustRightInd w:val="0"/>
        <w:snapToGrid w:val="0"/>
        <w:spacing w:line="360" w:lineRule="auto"/>
        <w:jc w:val="both"/>
        <w:rPr>
          <w:rFonts w:ascii="Arial" w:hAnsi="Arial" w:cs="Arial"/>
          <w:color w:val="0000FF"/>
          <w:sz w:val="24"/>
          <w:szCs w:val="24"/>
          <w:lang w:val="en-AU"/>
        </w:rPr>
      </w:pPr>
      <w:r w:rsidRPr="00D30CD8">
        <w:rPr>
          <w:rFonts w:ascii="Arial" w:hAnsi="Arial" w:cs="Arial" w:hint="eastAsia"/>
          <w:color w:val="0000FF"/>
          <w:sz w:val="24"/>
          <w:szCs w:val="24"/>
          <w:lang w:val="en-AU"/>
        </w:rPr>
        <w:t>bowtie2</w:t>
      </w:r>
      <w:r w:rsidRPr="00D30CD8">
        <w:rPr>
          <w:rFonts w:ascii="Arial" w:hAnsi="Arial" w:cs="Arial" w:hint="eastAsia"/>
          <w:color w:val="0000FF"/>
          <w:sz w:val="24"/>
          <w:szCs w:val="24"/>
          <w:lang w:val="en-AU"/>
        </w:rPr>
        <w:t>（</w:t>
      </w:r>
      <w:hyperlink r:id="rId9" w:history="1">
        <w:r w:rsidRPr="00D30CD8">
          <w:rPr>
            <w:rFonts w:ascii="Arial" w:hAnsi="Arial" w:cs="Arial" w:hint="eastAsia"/>
            <w:color w:val="0000FF"/>
            <w:sz w:val="24"/>
            <w:szCs w:val="24"/>
            <w:lang w:val="en-AU"/>
          </w:rPr>
          <w:t>http://bowtie-bio.sourceforge.net/bowtie2/index.shtml</w:t>
        </w:r>
      </w:hyperlink>
      <w:r w:rsidRPr="00D30CD8">
        <w:rPr>
          <w:rFonts w:ascii="Arial" w:hAnsi="Arial" w:cs="Arial" w:hint="eastAsia"/>
          <w:color w:val="0000FF"/>
          <w:sz w:val="24"/>
          <w:szCs w:val="24"/>
          <w:lang w:val="en-AU"/>
        </w:rPr>
        <w:t>）</w:t>
      </w:r>
    </w:p>
    <w:p w14:paraId="59506D22" w14:textId="6F67D279" w:rsidR="00D6306C" w:rsidRPr="00164BB3" w:rsidRDefault="00E27841" w:rsidP="00D30CD8">
      <w:pPr>
        <w:widowControl w:val="0"/>
        <w:numPr>
          <w:ilvl w:val="0"/>
          <w:numId w:val="14"/>
        </w:numPr>
        <w:adjustRightInd w:val="0"/>
        <w:snapToGrid w:val="0"/>
        <w:spacing w:line="360" w:lineRule="auto"/>
        <w:jc w:val="both"/>
        <w:rPr>
          <w:rFonts w:ascii="Arial" w:hAnsi="Arial" w:cs="Arial"/>
          <w:color w:val="0000FF"/>
          <w:sz w:val="24"/>
          <w:szCs w:val="24"/>
          <w:lang w:val="en-AU"/>
        </w:rPr>
      </w:pPr>
      <w:r w:rsidRPr="00164BB3">
        <w:rPr>
          <w:rFonts w:ascii="Arial" w:hAnsi="Arial" w:cs="Arial"/>
          <w:color w:val="0000FF"/>
          <w:sz w:val="24"/>
          <w:szCs w:val="24"/>
          <w:lang w:val="en-AU"/>
        </w:rPr>
        <w:t>diamond</w:t>
      </w:r>
      <w:r w:rsidR="00D6306C" w:rsidRPr="00164BB3">
        <w:rPr>
          <w:rFonts w:ascii="Arial" w:hAnsi="Arial" w:cs="Arial" w:hint="eastAsia"/>
          <w:color w:val="0000FF"/>
          <w:sz w:val="24"/>
          <w:szCs w:val="24"/>
          <w:lang w:val="en-AU"/>
        </w:rPr>
        <w:t>软件（</w:t>
      </w:r>
      <w:hyperlink r:id="rId10" w:history="1">
        <w:r w:rsidR="00C501C6" w:rsidRPr="00164BB3">
          <w:rPr>
            <w:rStyle w:val="ab"/>
            <w:rFonts w:ascii="Arial" w:hAnsi="Arial" w:cs="Arial"/>
            <w:sz w:val="24"/>
            <w:szCs w:val="24"/>
            <w:lang w:val="en-AU"/>
          </w:rPr>
          <w:t>http://www.diamondsearch.org</w:t>
        </w:r>
      </w:hyperlink>
      <w:r w:rsidR="00D6306C" w:rsidRPr="00164BB3">
        <w:rPr>
          <w:rFonts w:ascii="Arial" w:hAnsi="Arial" w:cs="Arial" w:hint="eastAsia"/>
          <w:color w:val="0000FF"/>
          <w:sz w:val="24"/>
          <w:szCs w:val="24"/>
          <w:lang w:val="en-AU"/>
        </w:rPr>
        <w:t>）</w:t>
      </w:r>
    </w:p>
    <w:p w14:paraId="7D025AC6" w14:textId="1D85A578" w:rsidR="00B36F54" w:rsidRPr="00F74300" w:rsidRDefault="00B36F54" w:rsidP="00D30CD8">
      <w:pPr>
        <w:widowControl w:val="0"/>
        <w:numPr>
          <w:ilvl w:val="0"/>
          <w:numId w:val="14"/>
        </w:numPr>
        <w:adjustRightInd w:val="0"/>
        <w:snapToGrid w:val="0"/>
        <w:spacing w:line="360" w:lineRule="auto"/>
        <w:jc w:val="both"/>
        <w:rPr>
          <w:rFonts w:ascii="Arial" w:hAnsi="Arial" w:cs="Arial"/>
          <w:color w:val="0000FF"/>
          <w:sz w:val="24"/>
          <w:szCs w:val="24"/>
          <w:lang w:val="en-AU" w:eastAsia="zh-CN"/>
        </w:rPr>
      </w:pPr>
      <w:r w:rsidRPr="00164BB3">
        <w:rPr>
          <w:rFonts w:ascii="Arial" w:hAnsi="Arial" w:cs="Arial" w:hint="eastAsia"/>
          <w:color w:val="0000FF"/>
          <w:sz w:val="24"/>
          <w:szCs w:val="24"/>
          <w:lang w:val="en-AU" w:eastAsia="zh-CN"/>
        </w:rPr>
        <w:t xml:space="preserve"> </w:t>
      </w:r>
      <w:r w:rsidRPr="00F74300">
        <w:rPr>
          <w:rFonts w:ascii="Arial" w:hAnsi="Arial" w:cs="Arial" w:hint="eastAsia"/>
          <w:color w:val="0000FF"/>
          <w:sz w:val="24"/>
          <w:szCs w:val="24"/>
          <w:lang w:val="en-AU" w:eastAsia="zh-CN"/>
        </w:rPr>
        <w:t>上述软件</w:t>
      </w:r>
      <w:r w:rsidR="0058726D" w:rsidRPr="00F74300">
        <w:rPr>
          <w:rFonts w:ascii="Arial" w:hAnsi="Arial" w:cs="Arial" w:hint="eastAsia"/>
          <w:color w:val="0000FF"/>
          <w:sz w:val="24"/>
          <w:szCs w:val="24"/>
          <w:lang w:val="en-AU" w:eastAsia="zh-CN"/>
        </w:rPr>
        <w:t>均</w:t>
      </w:r>
      <w:r w:rsidRPr="00F74300">
        <w:rPr>
          <w:rFonts w:ascii="Arial" w:hAnsi="Arial" w:cs="Arial" w:hint="eastAsia"/>
          <w:color w:val="0000FF"/>
          <w:sz w:val="24"/>
          <w:szCs w:val="24"/>
          <w:lang w:val="en-AU" w:eastAsia="zh-CN"/>
        </w:rPr>
        <w:t>在</w:t>
      </w:r>
      <w:r w:rsidRPr="00F74300">
        <w:rPr>
          <w:rFonts w:ascii="Arial" w:hAnsi="Arial" w:cs="Arial"/>
          <w:color w:val="0000FF"/>
          <w:sz w:val="24"/>
          <w:szCs w:val="24"/>
          <w:lang w:val="en-AU" w:eastAsia="zh-CN"/>
        </w:rPr>
        <w:t>Linux</w:t>
      </w:r>
      <w:r w:rsidRPr="00F74300">
        <w:rPr>
          <w:rFonts w:ascii="Arial" w:hAnsi="Arial" w:cs="Arial" w:hint="eastAsia"/>
          <w:color w:val="0000FF"/>
          <w:sz w:val="24"/>
          <w:szCs w:val="24"/>
          <w:lang w:val="en-AU" w:eastAsia="zh-CN"/>
        </w:rPr>
        <w:t>操作系统下进行</w:t>
      </w:r>
    </w:p>
    <w:p w14:paraId="2F6F2FB5" w14:textId="77777777" w:rsidR="00C501C6" w:rsidRPr="00D30CD8" w:rsidRDefault="00C501C6" w:rsidP="00C501C6">
      <w:pPr>
        <w:widowControl w:val="0"/>
        <w:adjustRightInd w:val="0"/>
        <w:snapToGrid w:val="0"/>
        <w:spacing w:line="360" w:lineRule="auto"/>
        <w:ind w:left="360"/>
        <w:jc w:val="both"/>
        <w:rPr>
          <w:rFonts w:ascii="Arial" w:hAnsi="Arial" w:cs="Arial"/>
          <w:color w:val="0000FF"/>
          <w:sz w:val="24"/>
          <w:szCs w:val="24"/>
          <w:lang w:val="en-AU" w:eastAsia="zh-CN"/>
        </w:rPr>
      </w:pPr>
    </w:p>
    <w:p w14:paraId="2EB432BD" w14:textId="5E4D03CE" w:rsidR="006E0904" w:rsidRPr="00E1599C" w:rsidRDefault="00E55652" w:rsidP="00E1599C">
      <w:pPr>
        <w:adjustRightInd w:val="0"/>
        <w:snapToGrid w:val="0"/>
        <w:spacing w:line="360" w:lineRule="auto"/>
        <w:jc w:val="both"/>
        <w:rPr>
          <w:rFonts w:ascii="黑体" w:eastAsia="黑体" w:hAnsi="黑体" w:cs="Arial"/>
          <w:b/>
          <w:bCs/>
          <w:sz w:val="24"/>
          <w:szCs w:val="24"/>
          <w:lang w:eastAsia="zh-CN"/>
        </w:rPr>
      </w:pPr>
      <w:r>
        <w:rPr>
          <w:rFonts w:ascii="黑体" w:eastAsia="黑体" w:hAnsi="黑体" w:cs="Arial" w:hint="eastAsia"/>
          <w:b/>
          <w:bCs/>
          <w:sz w:val="24"/>
          <w:szCs w:val="24"/>
          <w:lang w:eastAsia="zh-CN"/>
        </w:rPr>
        <w:t>土壤总RNA提取</w:t>
      </w:r>
      <w:r w:rsidR="00D51D28" w:rsidRPr="00D94120">
        <w:rPr>
          <w:rFonts w:ascii="黑体" w:eastAsia="黑体" w:hAnsi="黑体" w:cs="Arial"/>
          <w:b/>
          <w:bCs/>
          <w:sz w:val="24"/>
          <w:szCs w:val="24"/>
          <w:lang w:eastAsia="zh-CN"/>
        </w:rPr>
        <w:t>步骤</w:t>
      </w:r>
    </w:p>
    <w:p w14:paraId="1B3888A5" w14:textId="43F65422" w:rsidR="00D51D28" w:rsidRPr="00203CAD" w:rsidRDefault="00D51D28" w:rsidP="00E55652">
      <w:pPr>
        <w:pStyle w:val="ad"/>
        <w:widowControl w:val="0"/>
        <w:numPr>
          <w:ilvl w:val="0"/>
          <w:numId w:val="15"/>
        </w:numPr>
        <w:adjustRightInd w:val="0"/>
        <w:snapToGrid w:val="0"/>
        <w:spacing w:line="360" w:lineRule="auto"/>
        <w:ind w:firstLineChars="0"/>
        <w:jc w:val="both"/>
        <w:rPr>
          <w:rFonts w:ascii="Arial" w:hAnsi="Arial" w:cs="Arial"/>
          <w:b/>
          <w:lang w:eastAsia="zh-CN"/>
        </w:rPr>
      </w:pPr>
      <w:r w:rsidRPr="00203CAD">
        <w:rPr>
          <w:rFonts w:ascii="Arial" w:hAnsi="Arial" w:cs="Arial"/>
          <w:b/>
          <w:lang w:eastAsia="zh-CN"/>
        </w:rPr>
        <w:t>取样过程</w:t>
      </w:r>
    </w:p>
    <w:p w14:paraId="7FFCB2F6" w14:textId="27C6C22E" w:rsidR="006E0904" w:rsidRPr="00775F0E" w:rsidRDefault="00310576" w:rsidP="00E1599C">
      <w:pPr>
        <w:widowControl w:val="0"/>
        <w:adjustRightInd w:val="0"/>
        <w:snapToGrid w:val="0"/>
        <w:spacing w:line="360" w:lineRule="auto"/>
        <w:ind w:leftChars="200" w:left="400"/>
        <w:jc w:val="both"/>
        <w:rPr>
          <w:rFonts w:ascii="Arial" w:hAnsi="Arial" w:cs="Arial"/>
          <w:sz w:val="24"/>
          <w:szCs w:val="24"/>
          <w:lang w:eastAsia="zh-CN"/>
        </w:rPr>
      </w:pPr>
      <w:r w:rsidRPr="00775F0E">
        <w:rPr>
          <w:rFonts w:ascii="Arial" w:hAnsi="Arial" w:cs="Arial"/>
          <w:sz w:val="24"/>
          <w:szCs w:val="24"/>
          <w:lang w:eastAsia="zh-CN"/>
        </w:rPr>
        <w:t>采集</w:t>
      </w:r>
      <w:r w:rsidRPr="00775F0E">
        <w:rPr>
          <w:rFonts w:ascii="Arial" w:hAnsi="Arial" w:cs="Arial"/>
          <w:sz w:val="24"/>
          <w:szCs w:val="24"/>
          <w:lang w:eastAsia="zh-CN"/>
        </w:rPr>
        <w:t xml:space="preserve"> 0-20 cm </w:t>
      </w:r>
      <w:r w:rsidRPr="00775F0E">
        <w:rPr>
          <w:rFonts w:ascii="Arial" w:hAnsi="Arial" w:cs="Arial"/>
          <w:sz w:val="24"/>
          <w:szCs w:val="24"/>
          <w:lang w:eastAsia="zh-CN"/>
        </w:rPr>
        <w:t>湿地土壤样品</w:t>
      </w:r>
      <w:r w:rsidRPr="00775F0E">
        <w:rPr>
          <w:rFonts w:ascii="Arial" w:hAnsi="Arial" w:cs="Arial"/>
          <w:sz w:val="24"/>
          <w:szCs w:val="24"/>
          <w:lang w:eastAsia="zh-CN"/>
        </w:rPr>
        <w:t>5</w:t>
      </w:r>
      <w:r w:rsidRPr="00775F0E">
        <w:rPr>
          <w:rFonts w:ascii="Arial" w:hAnsi="Arial" w:cs="Arial"/>
          <w:sz w:val="24"/>
          <w:szCs w:val="24"/>
          <w:lang w:eastAsia="zh-CN"/>
        </w:rPr>
        <w:t>克于</w:t>
      </w:r>
      <w:r w:rsidRPr="00775F0E">
        <w:rPr>
          <w:rFonts w:ascii="Arial" w:hAnsi="Arial" w:cs="Arial"/>
          <w:sz w:val="24"/>
          <w:szCs w:val="24"/>
          <w:lang w:eastAsia="zh-CN"/>
        </w:rPr>
        <w:t xml:space="preserve"> 50 ml </w:t>
      </w:r>
      <w:r w:rsidRPr="00775F0E">
        <w:rPr>
          <w:rFonts w:ascii="Arial" w:hAnsi="Arial" w:cs="Arial"/>
          <w:sz w:val="24"/>
          <w:szCs w:val="24"/>
          <w:lang w:eastAsia="zh-CN"/>
        </w:rPr>
        <w:t>的无菌离心管中，加入</w:t>
      </w:r>
      <w:r w:rsidRPr="00775F0E">
        <w:rPr>
          <w:rFonts w:ascii="Arial" w:hAnsi="Arial" w:cs="Arial"/>
          <w:sz w:val="24"/>
          <w:szCs w:val="24"/>
          <w:lang w:eastAsia="zh-CN"/>
        </w:rPr>
        <w:t xml:space="preserve">RNA </w:t>
      </w:r>
      <w:proofErr w:type="gramStart"/>
      <w:r w:rsidRPr="00775F0E">
        <w:rPr>
          <w:rFonts w:ascii="Arial" w:hAnsi="Arial" w:cs="Arial"/>
          <w:sz w:val="24"/>
          <w:szCs w:val="24"/>
          <w:lang w:eastAsia="zh-CN"/>
        </w:rPr>
        <w:t>酶抑制剂约</w:t>
      </w:r>
      <w:proofErr w:type="gramEnd"/>
      <w:r w:rsidRPr="00775F0E">
        <w:rPr>
          <w:rFonts w:ascii="Arial" w:hAnsi="Arial" w:cs="Arial"/>
          <w:sz w:val="24"/>
          <w:szCs w:val="24"/>
          <w:lang w:eastAsia="zh-CN"/>
        </w:rPr>
        <w:t>10</w:t>
      </w:r>
      <w:r w:rsidR="008607D0" w:rsidRPr="00775F0E">
        <w:rPr>
          <w:rFonts w:ascii="Arial" w:hAnsi="Arial" w:cs="Arial"/>
          <w:sz w:val="24"/>
          <w:szCs w:val="24"/>
          <w:lang w:eastAsia="zh-CN"/>
        </w:rPr>
        <w:t xml:space="preserve"> </w:t>
      </w:r>
      <w:r w:rsidRPr="00775F0E">
        <w:rPr>
          <w:rFonts w:ascii="Arial" w:hAnsi="Arial" w:cs="Arial"/>
          <w:sz w:val="24"/>
          <w:szCs w:val="24"/>
          <w:lang w:eastAsia="zh-CN"/>
        </w:rPr>
        <w:t>ml</w:t>
      </w:r>
      <w:r w:rsidRPr="00775F0E">
        <w:rPr>
          <w:rFonts w:ascii="Arial" w:hAnsi="Arial" w:cs="Arial"/>
          <w:sz w:val="24"/>
          <w:szCs w:val="24"/>
          <w:lang w:eastAsia="zh-CN"/>
        </w:rPr>
        <w:t>使其浸没土壤样品并封存。</w:t>
      </w:r>
      <w:r w:rsidR="00D51D28" w:rsidRPr="00775F0E">
        <w:rPr>
          <w:rFonts w:ascii="Arial" w:hAnsi="Arial" w:cs="Arial"/>
          <w:sz w:val="24"/>
          <w:szCs w:val="24"/>
          <w:lang w:eastAsia="zh-CN"/>
        </w:rPr>
        <w:t>低温运输并</w:t>
      </w:r>
      <w:proofErr w:type="gramStart"/>
      <w:r w:rsidR="00D51D28" w:rsidRPr="00775F0E">
        <w:rPr>
          <w:rFonts w:ascii="Arial" w:hAnsi="Arial" w:cs="Arial"/>
          <w:sz w:val="24"/>
          <w:szCs w:val="24"/>
          <w:lang w:eastAsia="zh-CN"/>
        </w:rPr>
        <w:t>尽快于</w:t>
      </w:r>
      <w:proofErr w:type="gramEnd"/>
      <w:r w:rsidR="00D51D28" w:rsidRPr="00775F0E">
        <w:rPr>
          <w:rFonts w:ascii="Arial" w:hAnsi="Arial" w:cs="Arial"/>
          <w:sz w:val="24"/>
          <w:szCs w:val="24"/>
          <w:lang w:eastAsia="zh-CN"/>
        </w:rPr>
        <w:t>-80</w:t>
      </w:r>
      <w:r w:rsidR="00D94120" w:rsidRPr="00775F0E">
        <w:rPr>
          <w:rFonts w:ascii="Arial" w:hAnsi="Arial" w:cs="Arial"/>
          <w:sz w:val="24"/>
          <w:szCs w:val="24"/>
          <w:lang w:eastAsia="zh-CN"/>
        </w:rPr>
        <w:t xml:space="preserve"> </w:t>
      </w:r>
      <w:r w:rsidR="00D94120" w:rsidRPr="00775F0E">
        <w:rPr>
          <w:rFonts w:ascii="Arial" w:eastAsia="微软雅黑" w:hAnsi="Arial" w:cs="Arial"/>
          <w:sz w:val="24"/>
          <w:szCs w:val="24"/>
          <w:lang w:eastAsia="zh-CN"/>
        </w:rPr>
        <w:t>°C</w:t>
      </w:r>
      <w:r w:rsidR="00D51D28" w:rsidRPr="00775F0E">
        <w:rPr>
          <w:rFonts w:ascii="Arial" w:hAnsi="Arial" w:cs="Arial"/>
          <w:sz w:val="24"/>
          <w:szCs w:val="24"/>
          <w:lang w:eastAsia="zh-CN"/>
        </w:rPr>
        <w:t>保存。</w:t>
      </w:r>
    </w:p>
    <w:p w14:paraId="1932A11B" w14:textId="0E311916" w:rsidR="00D51D28" w:rsidRPr="00775F0E" w:rsidRDefault="00D51D28" w:rsidP="00E55652">
      <w:pPr>
        <w:pStyle w:val="ad"/>
        <w:widowControl w:val="0"/>
        <w:numPr>
          <w:ilvl w:val="0"/>
          <w:numId w:val="15"/>
        </w:numPr>
        <w:adjustRightInd w:val="0"/>
        <w:snapToGrid w:val="0"/>
        <w:spacing w:line="360" w:lineRule="auto"/>
        <w:ind w:firstLineChars="0"/>
        <w:jc w:val="both"/>
        <w:rPr>
          <w:rFonts w:ascii="Arial" w:hAnsi="Arial" w:cs="Arial"/>
          <w:b/>
          <w:lang w:eastAsia="zh-CN"/>
        </w:rPr>
      </w:pPr>
      <w:r w:rsidRPr="00775F0E">
        <w:rPr>
          <w:rFonts w:ascii="Arial" w:hAnsi="Arial" w:cs="Arial"/>
          <w:b/>
          <w:lang w:eastAsia="zh-CN"/>
        </w:rPr>
        <w:t>注意事项</w:t>
      </w:r>
    </w:p>
    <w:p w14:paraId="754EF6CD" w14:textId="70DD3600" w:rsidR="006E0904" w:rsidRPr="00775F0E" w:rsidRDefault="00D51D28" w:rsidP="00575986">
      <w:pPr>
        <w:pStyle w:val="ad"/>
        <w:widowControl w:val="0"/>
        <w:adjustRightInd w:val="0"/>
        <w:snapToGrid w:val="0"/>
        <w:spacing w:line="360" w:lineRule="auto"/>
        <w:ind w:left="480" w:firstLineChars="0" w:firstLine="0"/>
        <w:jc w:val="both"/>
        <w:rPr>
          <w:rFonts w:ascii="Arial" w:hAnsi="Arial" w:cs="Arial"/>
          <w:lang w:eastAsia="zh-CN"/>
        </w:rPr>
      </w:pPr>
      <w:r w:rsidRPr="00775F0E">
        <w:rPr>
          <w:rFonts w:ascii="Arial" w:hAnsi="Arial" w:cs="Arial"/>
          <w:lang w:eastAsia="zh-CN"/>
        </w:rPr>
        <w:t>确保实验工作区无</w:t>
      </w:r>
      <w:r w:rsidRPr="00775F0E">
        <w:rPr>
          <w:rFonts w:ascii="Arial" w:hAnsi="Arial" w:cs="Arial"/>
          <w:lang w:eastAsia="zh-CN"/>
        </w:rPr>
        <w:t>RNase</w:t>
      </w:r>
      <w:r w:rsidRPr="00775F0E">
        <w:rPr>
          <w:rFonts w:ascii="Arial" w:hAnsi="Arial" w:cs="Arial"/>
          <w:lang w:eastAsia="zh-CN"/>
        </w:rPr>
        <w:t>污染并且整个操作过程戴橡胶手套。</w:t>
      </w:r>
    </w:p>
    <w:p w14:paraId="4DFA6B30" w14:textId="382F9C74" w:rsidR="00D51D28" w:rsidRPr="00775F0E" w:rsidRDefault="00D51D28" w:rsidP="00E55652">
      <w:pPr>
        <w:pStyle w:val="ad"/>
        <w:widowControl w:val="0"/>
        <w:numPr>
          <w:ilvl w:val="0"/>
          <w:numId w:val="15"/>
        </w:numPr>
        <w:adjustRightInd w:val="0"/>
        <w:snapToGrid w:val="0"/>
        <w:spacing w:line="360" w:lineRule="auto"/>
        <w:ind w:firstLineChars="0"/>
        <w:jc w:val="both"/>
        <w:rPr>
          <w:rFonts w:ascii="Arial" w:hAnsi="Arial" w:cs="Arial"/>
          <w:b/>
          <w:lang w:eastAsia="zh-CN"/>
        </w:rPr>
      </w:pPr>
      <w:r w:rsidRPr="00775F0E">
        <w:rPr>
          <w:rFonts w:ascii="Arial" w:hAnsi="Arial" w:cs="Arial"/>
          <w:b/>
          <w:lang w:eastAsia="zh-CN"/>
        </w:rPr>
        <w:t>RNA</w:t>
      </w:r>
      <w:r w:rsidRPr="00775F0E">
        <w:rPr>
          <w:rFonts w:ascii="Arial" w:hAnsi="Arial" w:cs="Arial"/>
          <w:b/>
          <w:lang w:eastAsia="zh-CN"/>
        </w:rPr>
        <w:t>制备</w:t>
      </w:r>
    </w:p>
    <w:p w14:paraId="59185838" w14:textId="4E116251" w:rsidR="00A97F1E" w:rsidRPr="00E55652" w:rsidRDefault="00E55652" w:rsidP="00E55652">
      <w:pPr>
        <w:widowControl w:val="0"/>
        <w:adjustRightInd w:val="0"/>
        <w:snapToGrid w:val="0"/>
        <w:spacing w:line="360" w:lineRule="auto"/>
        <w:jc w:val="both"/>
        <w:rPr>
          <w:rFonts w:ascii="Arial" w:hAnsi="Arial" w:cs="Arial"/>
          <w:sz w:val="24"/>
          <w:szCs w:val="24"/>
          <w:lang w:eastAsia="zh-CN"/>
        </w:rPr>
      </w:pPr>
      <w:r w:rsidRPr="00E55652">
        <w:rPr>
          <w:rFonts w:ascii="Arial" w:hAnsi="Arial" w:cs="Arial" w:hint="eastAsia"/>
          <w:sz w:val="24"/>
          <w:szCs w:val="24"/>
          <w:lang w:eastAsia="zh-CN"/>
        </w:rPr>
        <w:t xml:space="preserve">1). </w:t>
      </w:r>
      <w:r w:rsidR="00D51D28" w:rsidRPr="00E55652">
        <w:rPr>
          <w:rFonts w:ascii="Arial" w:hAnsi="Arial" w:cs="Arial"/>
          <w:sz w:val="24"/>
          <w:szCs w:val="24"/>
          <w:lang w:eastAsia="zh-CN"/>
        </w:rPr>
        <w:t>加</w:t>
      </w:r>
      <w:r w:rsidR="00D51D28" w:rsidRPr="00E55652">
        <w:rPr>
          <w:rFonts w:ascii="Arial" w:hAnsi="Arial" w:cs="Arial"/>
          <w:sz w:val="24"/>
          <w:szCs w:val="24"/>
          <w:lang w:eastAsia="zh-CN"/>
        </w:rPr>
        <w:t>2 g</w:t>
      </w:r>
      <w:r w:rsidR="00D51D28" w:rsidRPr="00E55652">
        <w:rPr>
          <w:rFonts w:ascii="Arial" w:hAnsi="Arial" w:cs="Arial"/>
          <w:sz w:val="24"/>
          <w:szCs w:val="24"/>
          <w:lang w:eastAsia="zh-CN"/>
        </w:rPr>
        <w:t>土壤到</w:t>
      </w:r>
      <w:r w:rsidR="00D51D28" w:rsidRPr="00E55652">
        <w:rPr>
          <w:rFonts w:ascii="Arial" w:hAnsi="Arial" w:cs="Arial"/>
          <w:sz w:val="24"/>
          <w:szCs w:val="24"/>
          <w:lang w:eastAsia="zh-CN"/>
        </w:rPr>
        <w:t>15 ml</w:t>
      </w:r>
      <w:r w:rsidR="00D51D28" w:rsidRPr="00E55652">
        <w:rPr>
          <w:rFonts w:ascii="Arial" w:hAnsi="Arial" w:cs="Arial"/>
          <w:sz w:val="24"/>
          <w:szCs w:val="24"/>
          <w:lang w:eastAsia="zh-CN"/>
        </w:rPr>
        <w:t>磁珠管中</w:t>
      </w:r>
      <w:r w:rsidR="00916666" w:rsidRPr="00E55652">
        <w:rPr>
          <w:rFonts w:ascii="Arial" w:hAnsi="Arial" w:cs="Arial"/>
          <w:sz w:val="24"/>
          <w:szCs w:val="24"/>
          <w:lang w:eastAsia="zh-CN"/>
        </w:rPr>
        <w:t>（</w:t>
      </w:r>
      <w:r w:rsidR="00D51D28" w:rsidRPr="00E55652">
        <w:rPr>
          <w:rFonts w:ascii="Arial" w:hAnsi="Arial" w:cs="Arial"/>
          <w:sz w:val="24"/>
          <w:szCs w:val="24"/>
          <w:lang w:eastAsia="zh-CN"/>
        </w:rPr>
        <w:t>试剂盒提供</w:t>
      </w:r>
      <w:r w:rsidR="00916666" w:rsidRPr="00E55652">
        <w:rPr>
          <w:rFonts w:ascii="Arial" w:hAnsi="Arial" w:cs="Arial"/>
          <w:sz w:val="24"/>
          <w:szCs w:val="24"/>
          <w:lang w:eastAsia="zh-CN"/>
        </w:rPr>
        <w:t>）</w:t>
      </w:r>
      <w:r w:rsidR="00D51D28" w:rsidRPr="00E55652">
        <w:rPr>
          <w:rFonts w:ascii="Arial" w:hAnsi="Arial" w:cs="Arial"/>
          <w:sz w:val="24"/>
          <w:szCs w:val="24"/>
          <w:lang w:eastAsia="zh-CN"/>
        </w:rPr>
        <w:t>。</w:t>
      </w:r>
    </w:p>
    <w:p w14:paraId="5917890D" w14:textId="3D6D5D2E" w:rsidR="00D51D28" w:rsidRPr="00E55652" w:rsidRDefault="00E55652" w:rsidP="00E55652">
      <w:pPr>
        <w:widowControl w:val="0"/>
        <w:adjustRightInd w:val="0"/>
        <w:snapToGrid w:val="0"/>
        <w:spacing w:line="360" w:lineRule="auto"/>
        <w:ind w:left="480" w:hangingChars="200" w:hanging="480"/>
        <w:jc w:val="both"/>
        <w:rPr>
          <w:rFonts w:ascii="Arial" w:hAnsi="Arial" w:cs="Arial"/>
          <w:sz w:val="24"/>
          <w:szCs w:val="24"/>
          <w:lang w:eastAsia="zh-CN"/>
        </w:rPr>
      </w:pPr>
      <w:r w:rsidRPr="00E55652">
        <w:rPr>
          <w:rFonts w:ascii="Arial" w:hAnsi="Arial" w:cs="Arial" w:hint="eastAsia"/>
          <w:sz w:val="24"/>
          <w:szCs w:val="24"/>
          <w:lang w:eastAsia="zh-CN"/>
        </w:rPr>
        <w:t>2</w:t>
      </w:r>
      <w:r w:rsidRPr="00E55652">
        <w:rPr>
          <w:rFonts w:ascii="Arial" w:hAnsi="Arial" w:cs="Arial"/>
          <w:sz w:val="24"/>
          <w:szCs w:val="24"/>
          <w:lang w:eastAsia="zh-CN"/>
        </w:rPr>
        <w:t xml:space="preserve">). </w:t>
      </w:r>
      <w:r w:rsidR="00D51D28" w:rsidRPr="00E55652">
        <w:rPr>
          <w:rFonts w:ascii="Arial" w:hAnsi="Arial" w:cs="Arial"/>
          <w:sz w:val="24"/>
          <w:szCs w:val="24"/>
          <w:lang w:eastAsia="zh-CN"/>
        </w:rPr>
        <w:t>依次向离心管内加入</w:t>
      </w:r>
      <w:r w:rsidR="00D51D28" w:rsidRPr="00E55652">
        <w:rPr>
          <w:rFonts w:ascii="Arial" w:hAnsi="Arial" w:cs="Arial"/>
          <w:sz w:val="24"/>
          <w:szCs w:val="24"/>
          <w:lang w:eastAsia="zh-CN"/>
        </w:rPr>
        <w:t>2.5 ml Bead solution</w:t>
      </w:r>
      <w:r w:rsidR="00D51D28" w:rsidRPr="00E55652">
        <w:rPr>
          <w:rFonts w:ascii="Arial" w:hAnsi="Arial" w:cs="Arial"/>
          <w:sz w:val="24"/>
          <w:szCs w:val="24"/>
          <w:lang w:eastAsia="zh-CN"/>
        </w:rPr>
        <w:t>溶液，</w:t>
      </w:r>
      <w:r w:rsidR="00D51D28" w:rsidRPr="00E55652">
        <w:rPr>
          <w:rFonts w:ascii="Arial" w:hAnsi="Arial" w:cs="Arial"/>
          <w:sz w:val="24"/>
          <w:szCs w:val="24"/>
          <w:lang w:eastAsia="zh-CN"/>
        </w:rPr>
        <w:t>0.25 ml SR1</w:t>
      </w:r>
      <w:r w:rsidR="00D51D28" w:rsidRPr="00E55652">
        <w:rPr>
          <w:rFonts w:ascii="Arial" w:hAnsi="Arial" w:cs="Arial"/>
          <w:sz w:val="24"/>
          <w:szCs w:val="24"/>
          <w:lang w:eastAsia="zh-CN"/>
        </w:rPr>
        <w:t>溶液和</w:t>
      </w:r>
      <w:r w:rsidR="00D51D28" w:rsidRPr="00E55652">
        <w:rPr>
          <w:rFonts w:ascii="Arial" w:hAnsi="Arial" w:cs="Arial"/>
          <w:sz w:val="24"/>
          <w:szCs w:val="24"/>
          <w:lang w:eastAsia="zh-CN"/>
        </w:rPr>
        <w:t>0.8 ml</w:t>
      </w:r>
      <w:r w:rsidR="00D51D28" w:rsidRPr="00E55652">
        <w:rPr>
          <w:rFonts w:ascii="Arial" w:hAnsi="Arial" w:cs="Arial"/>
          <w:sz w:val="24"/>
          <w:szCs w:val="24"/>
          <w:lang w:eastAsia="zh-CN"/>
        </w:rPr>
        <w:t>的</w:t>
      </w:r>
      <w:r w:rsidR="00D51D28" w:rsidRPr="00E55652">
        <w:rPr>
          <w:rFonts w:ascii="Arial" w:hAnsi="Arial" w:cs="Arial"/>
          <w:sz w:val="24"/>
          <w:szCs w:val="24"/>
          <w:lang w:eastAsia="zh-CN"/>
        </w:rPr>
        <w:t>IRS</w:t>
      </w:r>
      <w:r w:rsidR="00D51D28" w:rsidRPr="00E55652">
        <w:rPr>
          <w:rFonts w:ascii="Arial" w:hAnsi="Arial" w:cs="Arial"/>
          <w:sz w:val="24"/>
          <w:szCs w:val="24"/>
          <w:lang w:eastAsia="zh-CN"/>
        </w:rPr>
        <w:t>溶液并漩涡混匀。</w:t>
      </w:r>
    </w:p>
    <w:p w14:paraId="76F1A87D" w14:textId="27826069" w:rsidR="00D51D28" w:rsidRPr="00D94120" w:rsidRDefault="00D51D28" w:rsidP="000873FD">
      <w:pPr>
        <w:widowControl w:val="0"/>
        <w:adjustRightInd w:val="0"/>
        <w:snapToGrid w:val="0"/>
        <w:spacing w:line="360" w:lineRule="auto"/>
        <w:ind w:leftChars="200" w:left="400"/>
        <w:jc w:val="both"/>
        <w:rPr>
          <w:rFonts w:ascii="Arial" w:hAnsi="Arial" w:cs="Arial"/>
          <w:sz w:val="24"/>
          <w:szCs w:val="24"/>
          <w:lang w:eastAsia="zh-CN"/>
        </w:rPr>
      </w:pPr>
      <w:r w:rsidRPr="00D94120">
        <w:rPr>
          <w:rFonts w:ascii="Arial" w:hAnsi="Arial" w:cs="Arial"/>
          <w:sz w:val="24"/>
          <w:szCs w:val="24"/>
          <w:lang w:eastAsia="zh-CN"/>
        </w:rPr>
        <w:t>发生的反应：</w:t>
      </w:r>
      <w:r w:rsidRPr="00D94120">
        <w:rPr>
          <w:rFonts w:ascii="Arial" w:hAnsi="Arial" w:cs="Arial"/>
          <w:sz w:val="24"/>
          <w:szCs w:val="24"/>
          <w:lang w:eastAsia="zh-CN"/>
        </w:rPr>
        <w:t>Bead Solution</w:t>
      </w:r>
      <w:r w:rsidRPr="00D94120">
        <w:rPr>
          <w:rFonts w:ascii="Arial" w:hAnsi="Arial" w:cs="Arial"/>
          <w:sz w:val="24"/>
          <w:szCs w:val="24"/>
          <w:lang w:eastAsia="zh-CN"/>
        </w:rPr>
        <w:t>是一种缓冲液可用来打散细胞和土壤颗粒；</w:t>
      </w:r>
      <w:r w:rsidRPr="00D94120">
        <w:rPr>
          <w:rFonts w:ascii="Arial" w:hAnsi="Arial" w:cs="Arial"/>
          <w:sz w:val="24"/>
          <w:szCs w:val="24"/>
          <w:lang w:eastAsia="zh-CN"/>
        </w:rPr>
        <w:t>SR1</w:t>
      </w:r>
      <w:r w:rsidRPr="00D94120">
        <w:rPr>
          <w:rFonts w:ascii="Arial" w:hAnsi="Arial" w:cs="Arial"/>
          <w:sz w:val="24"/>
          <w:szCs w:val="24"/>
          <w:lang w:eastAsia="zh-CN"/>
        </w:rPr>
        <w:t>能帮助细胞裂解，可以破坏脂肪酸和几种微生物细胞膜相关的脂类；</w:t>
      </w:r>
      <w:r w:rsidRPr="00D94120">
        <w:rPr>
          <w:rFonts w:ascii="Arial" w:hAnsi="Arial" w:cs="Arial"/>
          <w:sz w:val="24"/>
          <w:szCs w:val="24"/>
          <w:lang w:eastAsia="zh-CN"/>
        </w:rPr>
        <w:t>IRS</w:t>
      </w:r>
      <w:r w:rsidRPr="00D94120">
        <w:rPr>
          <w:rFonts w:ascii="Arial" w:hAnsi="Arial" w:cs="Arial"/>
          <w:sz w:val="24"/>
          <w:szCs w:val="24"/>
          <w:lang w:eastAsia="zh-CN"/>
        </w:rPr>
        <w:t>可以帮助去除腐殖质、细胞碎片和蛋白质等杂质。</w:t>
      </w:r>
    </w:p>
    <w:p w14:paraId="3EA1B8E3" w14:textId="3A9EE82C" w:rsidR="00A97F1E" w:rsidRPr="00E55652" w:rsidRDefault="00E55652" w:rsidP="00E55652">
      <w:pPr>
        <w:widowControl w:val="0"/>
        <w:adjustRightInd w:val="0"/>
        <w:snapToGrid w:val="0"/>
        <w:spacing w:line="360" w:lineRule="auto"/>
        <w:jc w:val="both"/>
        <w:rPr>
          <w:rFonts w:ascii="Arial" w:hAnsi="Arial" w:cs="Arial"/>
          <w:sz w:val="24"/>
          <w:szCs w:val="24"/>
          <w:lang w:eastAsia="zh-CN"/>
        </w:rPr>
      </w:pPr>
      <w:r w:rsidRPr="00E55652">
        <w:rPr>
          <w:rFonts w:ascii="Arial" w:hAnsi="Arial" w:cs="Arial" w:hint="eastAsia"/>
          <w:sz w:val="24"/>
          <w:szCs w:val="24"/>
          <w:lang w:eastAsia="zh-CN"/>
        </w:rPr>
        <w:lastRenderedPageBreak/>
        <w:t>3</w:t>
      </w:r>
      <w:r w:rsidRPr="00E55652">
        <w:rPr>
          <w:rFonts w:ascii="Arial" w:hAnsi="Arial" w:cs="Arial"/>
          <w:sz w:val="24"/>
          <w:szCs w:val="24"/>
          <w:lang w:eastAsia="zh-CN"/>
        </w:rPr>
        <w:t xml:space="preserve">). </w:t>
      </w:r>
      <w:r w:rsidR="00D51D28" w:rsidRPr="00E55652">
        <w:rPr>
          <w:rFonts w:ascii="Arial" w:hAnsi="Arial" w:cs="Arial"/>
          <w:sz w:val="24"/>
          <w:szCs w:val="24"/>
          <w:lang w:eastAsia="zh-CN"/>
        </w:rPr>
        <w:t>向磁珠管加入</w:t>
      </w:r>
      <w:r w:rsidR="00D51D28" w:rsidRPr="00E55652">
        <w:rPr>
          <w:rFonts w:ascii="Arial" w:hAnsi="Arial" w:cs="Arial"/>
          <w:sz w:val="24"/>
          <w:szCs w:val="24"/>
          <w:lang w:eastAsia="zh-CN"/>
        </w:rPr>
        <w:t>3.5 ml</w:t>
      </w:r>
      <w:r w:rsidR="00D51D28" w:rsidRPr="00E55652">
        <w:rPr>
          <w:rFonts w:ascii="Arial" w:hAnsi="Arial" w:cs="Arial"/>
          <w:sz w:val="24"/>
          <w:szCs w:val="24"/>
          <w:lang w:eastAsia="zh-CN"/>
        </w:rPr>
        <w:t>酚氯仿异戊醇溶液</w:t>
      </w:r>
      <w:r w:rsidR="00916666" w:rsidRPr="00E55652">
        <w:rPr>
          <w:rFonts w:ascii="Arial" w:hAnsi="Arial" w:cs="Arial"/>
          <w:sz w:val="24"/>
          <w:szCs w:val="24"/>
          <w:lang w:eastAsia="zh-CN"/>
        </w:rPr>
        <w:t>（</w:t>
      </w:r>
      <w:r w:rsidR="00D51D28" w:rsidRPr="00E55652">
        <w:rPr>
          <w:rFonts w:ascii="Arial" w:hAnsi="Arial" w:cs="Arial"/>
          <w:sz w:val="24"/>
          <w:szCs w:val="24"/>
          <w:lang w:eastAsia="zh-CN"/>
        </w:rPr>
        <w:t>pH</w:t>
      </w:r>
      <w:ins w:id="0" w:author="Liu Yong-Xin" w:date="2021-01-05T19:59:00Z">
        <w:r w:rsidR="00BE0C76">
          <w:rPr>
            <w:rFonts w:ascii="Arial" w:hAnsi="Arial" w:cs="Arial"/>
            <w:sz w:val="24"/>
            <w:szCs w:val="24"/>
            <w:lang w:eastAsia="zh-CN"/>
          </w:rPr>
          <w:t xml:space="preserve"> </w:t>
        </w:r>
      </w:ins>
      <w:r w:rsidR="00D51D28" w:rsidRPr="00E55652">
        <w:rPr>
          <w:rFonts w:ascii="Arial" w:hAnsi="Arial" w:cs="Arial"/>
          <w:sz w:val="24"/>
          <w:szCs w:val="24"/>
          <w:lang w:eastAsia="zh-CN"/>
        </w:rPr>
        <w:t>=</w:t>
      </w:r>
      <w:ins w:id="1" w:author="Liu Yong-Xin" w:date="2021-01-05T19:59:00Z">
        <w:r w:rsidR="00BE0C76">
          <w:rPr>
            <w:rFonts w:ascii="Arial" w:hAnsi="Arial" w:cs="Arial"/>
            <w:sz w:val="24"/>
            <w:szCs w:val="24"/>
            <w:lang w:eastAsia="zh-CN"/>
          </w:rPr>
          <w:t xml:space="preserve"> </w:t>
        </w:r>
      </w:ins>
      <w:r w:rsidR="00D51D28" w:rsidRPr="00E55652">
        <w:rPr>
          <w:rFonts w:ascii="Arial" w:hAnsi="Arial" w:cs="Arial"/>
          <w:sz w:val="24"/>
          <w:szCs w:val="24"/>
          <w:lang w:eastAsia="zh-CN"/>
        </w:rPr>
        <w:t>8</w:t>
      </w:r>
      <w:r w:rsidR="00916666" w:rsidRPr="00E55652">
        <w:rPr>
          <w:rFonts w:ascii="Arial" w:hAnsi="Arial" w:cs="Arial"/>
          <w:sz w:val="24"/>
          <w:szCs w:val="24"/>
          <w:lang w:eastAsia="zh-CN"/>
        </w:rPr>
        <w:t>）</w:t>
      </w:r>
      <w:r w:rsidR="00D51D28" w:rsidRPr="00E55652">
        <w:rPr>
          <w:rFonts w:ascii="Arial" w:hAnsi="Arial" w:cs="Arial"/>
          <w:sz w:val="24"/>
          <w:szCs w:val="24"/>
          <w:lang w:eastAsia="zh-CN"/>
        </w:rPr>
        <w:t>，漩涡混匀直到分层消失。</w:t>
      </w:r>
    </w:p>
    <w:p w14:paraId="4C91B97B" w14:textId="0CF47E58" w:rsidR="00D51D28" w:rsidRPr="00E55652" w:rsidRDefault="00E55652" w:rsidP="00E55652">
      <w:pPr>
        <w:widowControl w:val="0"/>
        <w:adjustRightInd w:val="0"/>
        <w:snapToGrid w:val="0"/>
        <w:spacing w:line="360" w:lineRule="auto"/>
        <w:jc w:val="both"/>
        <w:rPr>
          <w:rFonts w:ascii="Arial" w:hAnsi="Arial" w:cs="Arial"/>
          <w:sz w:val="24"/>
          <w:szCs w:val="24"/>
          <w:lang w:eastAsia="zh-CN"/>
        </w:rPr>
      </w:pPr>
      <w:r w:rsidRPr="00E55652">
        <w:rPr>
          <w:rFonts w:ascii="Arial" w:hAnsi="Arial" w:cs="Arial" w:hint="eastAsia"/>
          <w:sz w:val="24"/>
          <w:szCs w:val="24"/>
          <w:lang w:eastAsia="zh-CN"/>
        </w:rPr>
        <w:t>4</w:t>
      </w:r>
      <w:r w:rsidRPr="00E55652">
        <w:rPr>
          <w:rFonts w:ascii="Arial" w:hAnsi="Arial" w:cs="Arial"/>
          <w:sz w:val="24"/>
          <w:szCs w:val="24"/>
          <w:lang w:eastAsia="zh-CN"/>
        </w:rPr>
        <w:t xml:space="preserve">). </w:t>
      </w:r>
      <w:r w:rsidR="00D51D28" w:rsidRPr="00E55652">
        <w:rPr>
          <w:rFonts w:ascii="Arial" w:hAnsi="Arial" w:cs="Arial"/>
          <w:sz w:val="24"/>
          <w:szCs w:val="24"/>
          <w:lang w:eastAsia="zh-CN"/>
        </w:rPr>
        <w:t>最大转速涡旋混匀</w:t>
      </w:r>
      <w:r w:rsidR="00D51D28" w:rsidRPr="00E55652">
        <w:rPr>
          <w:rFonts w:ascii="Arial" w:hAnsi="Arial" w:cs="Arial"/>
          <w:sz w:val="24"/>
          <w:szCs w:val="24"/>
          <w:lang w:eastAsia="zh-CN"/>
        </w:rPr>
        <w:t>15 min</w:t>
      </w:r>
      <w:r w:rsidR="00D51D28" w:rsidRPr="00E55652">
        <w:rPr>
          <w:rFonts w:ascii="Arial" w:hAnsi="Arial" w:cs="Arial"/>
          <w:sz w:val="24"/>
          <w:szCs w:val="24"/>
          <w:lang w:eastAsia="zh-CN"/>
        </w:rPr>
        <w:t>。</w:t>
      </w:r>
    </w:p>
    <w:p w14:paraId="0D857176" w14:textId="41061CE7" w:rsidR="00D51D28" w:rsidRPr="00D94120" w:rsidRDefault="00D51D28" w:rsidP="000873FD">
      <w:pPr>
        <w:widowControl w:val="0"/>
        <w:adjustRightInd w:val="0"/>
        <w:snapToGrid w:val="0"/>
        <w:spacing w:line="360" w:lineRule="auto"/>
        <w:ind w:leftChars="200" w:left="400"/>
        <w:jc w:val="both"/>
        <w:rPr>
          <w:rFonts w:ascii="Arial" w:hAnsi="Arial" w:cs="Arial"/>
          <w:sz w:val="24"/>
          <w:szCs w:val="24"/>
          <w:lang w:eastAsia="zh-CN"/>
        </w:rPr>
      </w:pPr>
      <w:r w:rsidRPr="006E0904">
        <w:rPr>
          <w:rFonts w:ascii="Arial" w:hAnsi="Arial" w:cs="Arial"/>
          <w:sz w:val="24"/>
          <w:szCs w:val="24"/>
          <w:lang w:eastAsia="zh-CN"/>
        </w:rPr>
        <w:t>发生反应：从</w:t>
      </w:r>
      <w:r w:rsidR="00A97F1E" w:rsidRPr="006E0904">
        <w:rPr>
          <w:rFonts w:ascii="Arial" w:hAnsi="Arial" w:cs="Arial"/>
          <w:sz w:val="24"/>
          <w:szCs w:val="24"/>
          <w:lang w:eastAsia="zh-CN"/>
        </w:rPr>
        <w:t>1</w:t>
      </w:r>
      <w:r w:rsidRPr="006E0904">
        <w:rPr>
          <w:rFonts w:ascii="Arial" w:hAnsi="Arial" w:cs="Arial"/>
          <w:sz w:val="24"/>
          <w:szCs w:val="24"/>
          <w:lang w:eastAsia="zh-CN"/>
        </w:rPr>
        <w:t>到</w:t>
      </w:r>
      <w:r w:rsidR="00A97F1E" w:rsidRPr="006E0904">
        <w:rPr>
          <w:rFonts w:ascii="Arial" w:hAnsi="Arial" w:cs="Arial"/>
          <w:sz w:val="24"/>
          <w:szCs w:val="24"/>
          <w:lang w:eastAsia="zh-CN"/>
        </w:rPr>
        <w:t>4</w:t>
      </w:r>
      <w:r w:rsidRPr="006E0904">
        <w:rPr>
          <w:rFonts w:ascii="Arial" w:hAnsi="Arial" w:cs="Arial"/>
          <w:sz w:val="24"/>
          <w:szCs w:val="24"/>
          <w:lang w:eastAsia="zh-CN"/>
        </w:rPr>
        <w:t>步的化学试剂和漩涡使细胞裂解，</w:t>
      </w:r>
      <w:proofErr w:type="gramStart"/>
      <w:r w:rsidRPr="006E0904">
        <w:rPr>
          <w:rFonts w:ascii="Arial" w:hAnsi="Arial" w:cs="Arial"/>
          <w:sz w:val="24"/>
          <w:szCs w:val="24"/>
          <w:lang w:eastAsia="zh-CN"/>
        </w:rPr>
        <w:t>酚</w:t>
      </w:r>
      <w:proofErr w:type="gramEnd"/>
      <w:r w:rsidRPr="006E0904">
        <w:rPr>
          <w:rFonts w:ascii="Arial" w:hAnsi="Arial" w:cs="Arial"/>
          <w:sz w:val="24"/>
          <w:szCs w:val="24"/>
          <w:lang w:eastAsia="zh-CN"/>
        </w:rPr>
        <w:t>/</w:t>
      </w:r>
      <w:r w:rsidRPr="006E0904">
        <w:rPr>
          <w:rFonts w:ascii="Arial" w:hAnsi="Arial" w:cs="Arial"/>
          <w:sz w:val="24"/>
          <w:szCs w:val="24"/>
          <w:lang w:eastAsia="zh-CN"/>
        </w:rPr>
        <w:t>氯仿</w:t>
      </w:r>
      <w:r w:rsidRPr="006E0904">
        <w:rPr>
          <w:rFonts w:ascii="Arial" w:hAnsi="Arial" w:cs="Arial"/>
          <w:sz w:val="24"/>
          <w:szCs w:val="24"/>
          <w:lang w:eastAsia="zh-CN"/>
        </w:rPr>
        <w:t>/</w:t>
      </w:r>
      <w:r w:rsidRPr="006E0904">
        <w:rPr>
          <w:rFonts w:ascii="Arial" w:hAnsi="Arial" w:cs="Arial"/>
          <w:sz w:val="24"/>
          <w:szCs w:val="24"/>
          <w:lang w:eastAsia="zh-CN"/>
        </w:rPr>
        <w:t>异戊醇使其最大程度裂解，溶解的细胞和试剂混合在一起，蛋白质</w:t>
      </w:r>
      <w:proofErr w:type="gramStart"/>
      <w:r w:rsidRPr="00D94120">
        <w:rPr>
          <w:rFonts w:ascii="Arial" w:hAnsi="Arial" w:cs="Arial"/>
          <w:sz w:val="24"/>
          <w:szCs w:val="24"/>
          <w:lang w:eastAsia="zh-CN"/>
        </w:rPr>
        <w:t>降解只</w:t>
      </w:r>
      <w:proofErr w:type="gramEnd"/>
      <w:r w:rsidRPr="00D94120">
        <w:rPr>
          <w:rFonts w:ascii="Arial" w:hAnsi="Arial" w:cs="Arial"/>
          <w:sz w:val="24"/>
          <w:szCs w:val="24"/>
          <w:lang w:eastAsia="zh-CN"/>
        </w:rPr>
        <w:t>剩下核酸在溶液中。</w:t>
      </w:r>
    </w:p>
    <w:p w14:paraId="535E842C" w14:textId="3D0FCA73" w:rsidR="00D51D28" w:rsidRPr="00E55652" w:rsidRDefault="00E55652" w:rsidP="00E55652">
      <w:pPr>
        <w:widowControl w:val="0"/>
        <w:adjustRightInd w:val="0"/>
        <w:snapToGrid w:val="0"/>
        <w:spacing w:line="360" w:lineRule="auto"/>
        <w:jc w:val="both"/>
        <w:rPr>
          <w:rFonts w:ascii="Arial" w:hAnsi="Arial" w:cs="Arial"/>
          <w:sz w:val="24"/>
          <w:szCs w:val="24"/>
          <w:lang w:eastAsia="zh-CN"/>
        </w:rPr>
      </w:pPr>
      <w:r w:rsidRPr="00E55652">
        <w:rPr>
          <w:rFonts w:ascii="Arial" w:hAnsi="Arial" w:cs="Arial"/>
          <w:sz w:val="24"/>
          <w:szCs w:val="24"/>
          <w:lang w:eastAsia="zh-CN"/>
        </w:rPr>
        <w:t>5).</w:t>
      </w:r>
      <w:r w:rsidR="00203CAD" w:rsidRPr="00E55652">
        <w:rPr>
          <w:rFonts w:ascii="Arial" w:hAnsi="Arial" w:cs="Arial"/>
          <w:sz w:val="24"/>
          <w:szCs w:val="24"/>
          <w:lang w:eastAsia="zh-CN"/>
        </w:rPr>
        <w:t xml:space="preserve"> </w:t>
      </w:r>
      <w:r w:rsidR="00D51D28" w:rsidRPr="00E55652">
        <w:rPr>
          <w:rFonts w:ascii="Arial" w:hAnsi="Arial" w:cs="Arial"/>
          <w:sz w:val="24"/>
          <w:szCs w:val="24"/>
          <w:lang w:eastAsia="zh-CN"/>
        </w:rPr>
        <w:t>2</w:t>
      </w:r>
      <w:r w:rsidR="00A97F1E" w:rsidRPr="00E55652">
        <w:rPr>
          <w:rFonts w:ascii="Arial" w:hAnsi="Arial" w:cs="Arial" w:hint="eastAsia"/>
          <w:sz w:val="24"/>
          <w:szCs w:val="24"/>
          <w:lang w:eastAsia="zh-CN"/>
        </w:rPr>
        <w:t>,</w:t>
      </w:r>
      <w:r w:rsidR="00D51D28" w:rsidRPr="00E55652">
        <w:rPr>
          <w:rFonts w:ascii="Arial" w:hAnsi="Arial" w:cs="Arial"/>
          <w:sz w:val="24"/>
          <w:szCs w:val="24"/>
          <w:lang w:eastAsia="zh-CN"/>
        </w:rPr>
        <w:t>500 ×</w:t>
      </w:r>
      <w:r w:rsidR="00A97F1E" w:rsidRPr="00E55652">
        <w:rPr>
          <w:rFonts w:ascii="Arial" w:hAnsi="Arial" w:cs="Arial"/>
          <w:sz w:val="24"/>
          <w:szCs w:val="24"/>
          <w:lang w:eastAsia="zh-CN"/>
        </w:rPr>
        <w:t xml:space="preserve"> </w:t>
      </w:r>
      <w:r w:rsidR="00D51D28" w:rsidRPr="00E55652">
        <w:rPr>
          <w:rFonts w:ascii="Arial" w:hAnsi="Arial" w:cs="Arial"/>
          <w:sz w:val="24"/>
          <w:szCs w:val="24"/>
          <w:lang w:eastAsia="zh-CN"/>
        </w:rPr>
        <w:t>g</w:t>
      </w:r>
      <w:r w:rsidR="00A97F1E" w:rsidRPr="00E55652">
        <w:rPr>
          <w:rFonts w:ascii="Arial" w:hAnsi="Arial" w:cs="Arial"/>
          <w:sz w:val="24"/>
          <w:szCs w:val="24"/>
          <w:lang w:eastAsia="zh-CN"/>
        </w:rPr>
        <w:t xml:space="preserve"> </w:t>
      </w:r>
      <w:r w:rsidR="00D51D28" w:rsidRPr="00E55652">
        <w:rPr>
          <w:rFonts w:ascii="Arial" w:hAnsi="Arial" w:cs="Arial"/>
          <w:sz w:val="24"/>
          <w:szCs w:val="24"/>
          <w:lang w:eastAsia="zh-CN"/>
        </w:rPr>
        <w:t>离心</w:t>
      </w:r>
      <w:r w:rsidR="00D51D28" w:rsidRPr="00E55652">
        <w:rPr>
          <w:rFonts w:ascii="Arial" w:hAnsi="Arial" w:cs="Arial"/>
          <w:sz w:val="24"/>
          <w:szCs w:val="24"/>
          <w:lang w:eastAsia="zh-CN"/>
        </w:rPr>
        <w:t>10 min</w:t>
      </w:r>
      <w:r w:rsidR="00D51D28" w:rsidRPr="00E55652">
        <w:rPr>
          <w:rFonts w:ascii="Arial" w:hAnsi="Arial" w:cs="Arial"/>
          <w:sz w:val="24"/>
          <w:szCs w:val="24"/>
          <w:lang w:eastAsia="zh-CN"/>
        </w:rPr>
        <w:t>。</w:t>
      </w:r>
    </w:p>
    <w:p w14:paraId="6C0170B0" w14:textId="77777777" w:rsidR="00D51D28" w:rsidRPr="00D94120" w:rsidRDefault="00D51D28" w:rsidP="00E55652">
      <w:pPr>
        <w:widowControl w:val="0"/>
        <w:adjustRightInd w:val="0"/>
        <w:snapToGrid w:val="0"/>
        <w:spacing w:line="360" w:lineRule="auto"/>
        <w:ind w:leftChars="150" w:left="300"/>
        <w:jc w:val="both"/>
        <w:rPr>
          <w:rFonts w:ascii="Arial" w:hAnsi="Arial" w:cs="Arial"/>
          <w:sz w:val="24"/>
          <w:szCs w:val="24"/>
          <w:lang w:eastAsia="zh-CN"/>
        </w:rPr>
      </w:pPr>
      <w:r w:rsidRPr="00D94120">
        <w:rPr>
          <w:rFonts w:ascii="Arial" w:hAnsi="Arial" w:cs="Arial"/>
          <w:sz w:val="24"/>
          <w:szCs w:val="24"/>
          <w:lang w:eastAsia="zh-CN"/>
        </w:rPr>
        <w:t>发生反应：离心导致混合样品相分离。离心后能观察到三相，底下的有机相包括蛋白质和细胞碎片，中间相包括腐殖质和其他有机及无机物质，上层相包括所有的核酸。</w:t>
      </w:r>
    </w:p>
    <w:p w14:paraId="0E4CEE93" w14:textId="4089FEE8" w:rsidR="00D51D28" w:rsidRDefault="00E55652" w:rsidP="00E55652">
      <w:pPr>
        <w:widowControl w:val="0"/>
        <w:adjustRightInd w:val="0"/>
        <w:snapToGrid w:val="0"/>
        <w:spacing w:line="360" w:lineRule="auto"/>
        <w:jc w:val="both"/>
        <w:rPr>
          <w:rFonts w:ascii="Arial" w:hAnsi="Arial" w:cs="Arial"/>
          <w:sz w:val="24"/>
          <w:szCs w:val="24"/>
          <w:lang w:eastAsia="zh-CN"/>
        </w:rPr>
      </w:pPr>
      <w:r w:rsidRPr="00E55652">
        <w:rPr>
          <w:rFonts w:ascii="Arial" w:hAnsi="Arial" w:cs="Arial" w:hint="eastAsia"/>
          <w:sz w:val="24"/>
          <w:szCs w:val="24"/>
          <w:lang w:eastAsia="zh-CN"/>
        </w:rPr>
        <w:t>6</w:t>
      </w:r>
      <w:r w:rsidRPr="00E55652">
        <w:rPr>
          <w:rFonts w:ascii="Arial" w:hAnsi="Arial" w:cs="Arial"/>
          <w:sz w:val="24"/>
          <w:szCs w:val="24"/>
          <w:lang w:eastAsia="zh-CN"/>
        </w:rPr>
        <w:t xml:space="preserve">). </w:t>
      </w:r>
      <w:r w:rsidR="00D51D28" w:rsidRPr="00E55652">
        <w:rPr>
          <w:rFonts w:ascii="Arial" w:hAnsi="Arial" w:cs="Arial"/>
          <w:sz w:val="24"/>
          <w:szCs w:val="24"/>
          <w:lang w:eastAsia="zh-CN"/>
        </w:rPr>
        <w:t>小心转移上层水相于一新</w:t>
      </w:r>
      <w:r w:rsidR="00D51D28" w:rsidRPr="00E55652">
        <w:rPr>
          <w:rFonts w:ascii="Arial" w:hAnsi="Arial" w:cs="Arial"/>
          <w:sz w:val="24"/>
          <w:szCs w:val="24"/>
          <w:lang w:eastAsia="zh-CN"/>
        </w:rPr>
        <w:t>15 ml</w:t>
      </w:r>
      <w:r w:rsidR="00D51D28" w:rsidRPr="00E55652">
        <w:rPr>
          <w:rFonts w:ascii="Arial" w:hAnsi="Arial" w:cs="Arial"/>
          <w:sz w:val="24"/>
          <w:szCs w:val="24"/>
          <w:lang w:eastAsia="zh-CN"/>
        </w:rPr>
        <w:t>离心管中</w:t>
      </w:r>
      <w:r w:rsidR="00916666" w:rsidRPr="00E55652">
        <w:rPr>
          <w:rFonts w:ascii="Arial" w:hAnsi="Arial" w:cs="Arial"/>
          <w:sz w:val="24"/>
          <w:szCs w:val="24"/>
          <w:lang w:eastAsia="zh-CN"/>
        </w:rPr>
        <w:t>（</w:t>
      </w:r>
      <w:r w:rsidR="00D51D28" w:rsidRPr="00E55652">
        <w:rPr>
          <w:rFonts w:ascii="Arial" w:hAnsi="Arial" w:cs="Arial"/>
          <w:sz w:val="24"/>
          <w:szCs w:val="24"/>
          <w:lang w:eastAsia="zh-CN"/>
        </w:rPr>
        <w:t>试剂盒提供</w:t>
      </w:r>
      <w:r w:rsidR="00916666" w:rsidRPr="00E55652">
        <w:rPr>
          <w:rFonts w:ascii="Arial" w:hAnsi="Arial" w:cs="Arial"/>
          <w:sz w:val="24"/>
          <w:szCs w:val="24"/>
          <w:lang w:eastAsia="zh-CN"/>
        </w:rPr>
        <w:t>）</w:t>
      </w:r>
      <w:r w:rsidR="00D51D28" w:rsidRPr="00E55652">
        <w:rPr>
          <w:rFonts w:ascii="Arial" w:hAnsi="Arial" w:cs="Arial"/>
          <w:sz w:val="24"/>
          <w:szCs w:val="24"/>
          <w:lang w:eastAsia="zh-CN"/>
        </w:rPr>
        <w:t>。</w:t>
      </w:r>
    </w:p>
    <w:p w14:paraId="0904F44F" w14:textId="38D75FFC" w:rsidR="00322499" w:rsidRPr="00322499" w:rsidRDefault="00322499" w:rsidP="00E55652">
      <w:pPr>
        <w:widowControl w:val="0"/>
        <w:adjustRightInd w:val="0"/>
        <w:snapToGrid w:val="0"/>
        <w:spacing w:line="360" w:lineRule="auto"/>
        <w:jc w:val="both"/>
        <w:rPr>
          <w:rFonts w:ascii="Arial" w:hAnsi="Arial" w:cs="Arial"/>
          <w:sz w:val="24"/>
          <w:szCs w:val="24"/>
          <w:lang w:eastAsia="zh-CN"/>
        </w:rPr>
      </w:pPr>
      <w:r>
        <w:rPr>
          <w:rFonts w:ascii="Arial" w:hAnsi="Arial" w:cs="Arial" w:hint="eastAsia"/>
          <w:sz w:val="24"/>
          <w:szCs w:val="24"/>
          <w:lang w:eastAsia="zh-CN"/>
        </w:rPr>
        <w:t xml:space="preserve">   </w:t>
      </w:r>
      <w:r w:rsidRPr="006E0904">
        <w:rPr>
          <w:rFonts w:ascii="Arial" w:hAnsi="Arial" w:cs="Arial"/>
          <w:i/>
          <w:iCs/>
          <w:sz w:val="24"/>
          <w:szCs w:val="24"/>
          <w:lang w:eastAsia="zh-CN"/>
        </w:rPr>
        <w:t>注：</w:t>
      </w:r>
      <w:r>
        <w:rPr>
          <w:rFonts w:ascii="Arial" w:hAnsi="Arial" w:cs="Arial" w:hint="eastAsia"/>
          <w:i/>
          <w:iCs/>
          <w:sz w:val="24"/>
          <w:szCs w:val="24"/>
          <w:lang w:eastAsia="zh-CN"/>
        </w:rPr>
        <w:t>用枪头</w:t>
      </w:r>
      <w:r>
        <w:rPr>
          <w:rFonts w:ascii="Arial" w:hAnsi="Arial" w:cs="Arial"/>
          <w:i/>
          <w:iCs/>
          <w:sz w:val="24"/>
          <w:szCs w:val="24"/>
          <w:lang w:eastAsia="zh-CN"/>
        </w:rPr>
        <w:t>小心吸取</w:t>
      </w:r>
      <w:r w:rsidRPr="00322499">
        <w:rPr>
          <w:rFonts w:ascii="Arial" w:hAnsi="Arial" w:cs="Arial"/>
          <w:i/>
          <w:iCs/>
          <w:sz w:val="24"/>
          <w:szCs w:val="24"/>
          <w:lang w:eastAsia="zh-CN"/>
        </w:rPr>
        <w:t>上层水相</w:t>
      </w:r>
      <w:r>
        <w:rPr>
          <w:rFonts w:ascii="Arial" w:hAnsi="Arial" w:cs="Arial"/>
          <w:i/>
          <w:iCs/>
          <w:sz w:val="24"/>
          <w:szCs w:val="24"/>
          <w:lang w:eastAsia="zh-CN"/>
        </w:rPr>
        <w:t>，误触碰</w:t>
      </w:r>
      <w:r w:rsidRPr="006E0904">
        <w:rPr>
          <w:rFonts w:ascii="Arial" w:hAnsi="Arial" w:cs="Arial"/>
          <w:i/>
          <w:iCs/>
          <w:sz w:val="24"/>
          <w:szCs w:val="24"/>
          <w:lang w:eastAsia="zh-CN"/>
        </w:rPr>
        <w:t>界面</w:t>
      </w:r>
      <w:r>
        <w:rPr>
          <w:rFonts w:ascii="Arial" w:hAnsi="Arial" w:cs="Arial" w:hint="eastAsia"/>
          <w:i/>
          <w:iCs/>
          <w:sz w:val="24"/>
          <w:szCs w:val="24"/>
          <w:lang w:eastAsia="zh-CN"/>
        </w:rPr>
        <w:t>。</w:t>
      </w:r>
    </w:p>
    <w:p w14:paraId="19A2B015" w14:textId="36396698" w:rsidR="00900BD5" w:rsidRPr="00E55652" w:rsidRDefault="00E55652" w:rsidP="00E55652">
      <w:pPr>
        <w:widowControl w:val="0"/>
        <w:adjustRightInd w:val="0"/>
        <w:snapToGrid w:val="0"/>
        <w:spacing w:line="360" w:lineRule="auto"/>
        <w:jc w:val="both"/>
        <w:rPr>
          <w:rFonts w:ascii="Arial" w:hAnsi="Arial" w:cs="Arial"/>
          <w:sz w:val="24"/>
          <w:szCs w:val="24"/>
          <w:lang w:eastAsia="zh-CN"/>
        </w:rPr>
      </w:pPr>
      <w:r w:rsidRPr="00E55652">
        <w:rPr>
          <w:rFonts w:ascii="Arial" w:hAnsi="Arial" w:cs="Arial" w:hint="eastAsia"/>
          <w:sz w:val="24"/>
          <w:szCs w:val="24"/>
          <w:lang w:eastAsia="zh-CN"/>
        </w:rPr>
        <w:t>7</w:t>
      </w:r>
      <w:r w:rsidRPr="00E55652">
        <w:rPr>
          <w:rFonts w:ascii="Arial" w:hAnsi="Arial" w:cs="Arial"/>
          <w:sz w:val="24"/>
          <w:szCs w:val="24"/>
          <w:lang w:eastAsia="zh-CN"/>
        </w:rPr>
        <w:t xml:space="preserve">). </w:t>
      </w:r>
      <w:r w:rsidR="00D51D28" w:rsidRPr="00E55652">
        <w:rPr>
          <w:rFonts w:ascii="Arial" w:hAnsi="Arial" w:cs="Arial"/>
          <w:sz w:val="24"/>
          <w:szCs w:val="24"/>
          <w:lang w:eastAsia="zh-CN"/>
        </w:rPr>
        <w:t>加</w:t>
      </w:r>
      <w:r w:rsidR="00D51D28" w:rsidRPr="00E55652">
        <w:rPr>
          <w:rFonts w:ascii="Arial" w:hAnsi="Arial" w:cs="Arial"/>
          <w:sz w:val="24"/>
          <w:szCs w:val="24"/>
          <w:lang w:eastAsia="zh-CN"/>
        </w:rPr>
        <w:t>1.5</w:t>
      </w:r>
      <w:r w:rsidR="00A97F1E" w:rsidRPr="00E55652">
        <w:rPr>
          <w:rFonts w:ascii="Arial" w:hAnsi="Arial" w:cs="Arial"/>
          <w:sz w:val="24"/>
          <w:szCs w:val="24"/>
          <w:lang w:eastAsia="zh-CN"/>
        </w:rPr>
        <w:t xml:space="preserve"> </w:t>
      </w:r>
      <w:r w:rsidR="00D51D28" w:rsidRPr="00E55652">
        <w:rPr>
          <w:rFonts w:ascii="Arial" w:hAnsi="Arial" w:cs="Arial"/>
          <w:sz w:val="24"/>
          <w:szCs w:val="24"/>
          <w:lang w:eastAsia="zh-CN"/>
        </w:rPr>
        <w:t>ml SR3</w:t>
      </w:r>
      <w:r w:rsidR="00D51D28" w:rsidRPr="00E55652">
        <w:rPr>
          <w:rFonts w:ascii="Arial" w:hAnsi="Arial" w:cs="Arial"/>
          <w:sz w:val="24"/>
          <w:szCs w:val="24"/>
          <w:lang w:eastAsia="zh-CN"/>
        </w:rPr>
        <w:t>到水相中，漩涡混合。</w:t>
      </w:r>
      <w:r w:rsidR="00D51D28" w:rsidRPr="00E55652">
        <w:rPr>
          <w:rFonts w:ascii="Arial" w:hAnsi="Arial" w:cs="Arial"/>
          <w:sz w:val="24"/>
          <w:szCs w:val="24"/>
          <w:lang w:eastAsia="zh-CN"/>
        </w:rPr>
        <w:t>4</w:t>
      </w:r>
      <w:r w:rsidR="00A97F1E" w:rsidRPr="00E55652">
        <w:rPr>
          <w:rFonts w:ascii="Arial" w:hAnsi="Arial" w:cs="Arial"/>
          <w:sz w:val="24"/>
          <w:szCs w:val="24"/>
          <w:lang w:eastAsia="zh-CN"/>
        </w:rPr>
        <w:t xml:space="preserve"> °C</w:t>
      </w:r>
      <w:r w:rsidR="00D51D28" w:rsidRPr="00E55652">
        <w:rPr>
          <w:rFonts w:ascii="Arial" w:hAnsi="Arial" w:cs="Arial"/>
          <w:sz w:val="24"/>
          <w:szCs w:val="24"/>
          <w:lang w:eastAsia="zh-CN"/>
        </w:rPr>
        <w:t>孵育</w:t>
      </w:r>
      <w:r w:rsidR="00D51D28" w:rsidRPr="00E55652">
        <w:rPr>
          <w:rFonts w:ascii="Arial" w:hAnsi="Arial" w:cs="Arial"/>
          <w:sz w:val="24"/>
          <w:szCs w:val="24"/>
          <w:lang w:eastAsia="zh-CN"/>
        </w:rPr>
        <w:t>10 min</w:t>
      </w:r>
      <w:r w:rsidR="00D51D28" w:rsidRPr="00E55652">
        <w:rPr>
          <w:rFonts w:ascii="Arial" w:hAnsi="Arial" w:cs="Arial"/>
          <w:sz w:val="24"/>
          <w:szCs w:val="24"/>
          <w:lang w:eastAsia="zh-CN"/>
        </w:rPr>
        <w:t>，</w:t>
      </w:r>
      <w:r w:rsidR="00D51D28" w:rsidRPr="00E55652">
        <w:rPr>
          <w:rFonts w:ascii="Arial" w:hAnsi="Arial" w:cs="Arial"/>
          <w:sz w:val="24"/>
          <w:szCs w:val="24"/>
          <w:lang w:eastAsia="zh-CN"/>
        </w:rPr>
        <w:t xml:space="preserve"> 2</w:t>
      </w:r>
      <w:r w:rsidR="00A97F1E" w:rsidRPr="00E55652">
        <w:rPr>
          <w:rFonts w:ascii="Arial" w:hAnsi="Arial" w:cs="Arial"/>
          <w:sz w:val="24"/>
          <w:szCs w:val="24"/>
          <w:lang w:eastAsia="zh-CN"/>
        </w:rPr>
        <w:t>,</w:t>
      </w:r>
      <w:r w:rsidR="00D51D28" w:rsidRPr="00E55652">
        <w:rPr>
          <w:rFonts w:ascii="Arial" w:hAnsi="Arial" w:cs="Arial"/>
          <w:sz w:val="24"/>
          <w:szCs w:val="24"/>
          <w:lang w:eastAsia="zh-CN"/>
        </w:rPr>
        <w:t>500</w:t>
      </w:r>
      <w:r w:rsidR="00A97F1E" w:rsidRPr="00E55652">
        <w:rPr>
          <w:rFonts w:ascii="Arial" w:hAnsi="Arial" w:cs="Arial"/>
          <w:sz w:val="24"/>
          <w:szCs w:val="24"/>
          <w:lang w:eastAsia="zh-CN"/>
        </w:rPr>
        <w:t xml:space="preserve"> × g </w:t>
      </w:r>
      <w:r w:rsidR="00D51D28" w:rsidRPr="00E55652">
        <w:rPr>
          <w:rFonts w:ascii="Arial" w:hAnsi="Arial" w:cs="Arial"/>
          <w:sz w:val="24"/>
          <w:szCs w:val="24"/>
          <w:lang w:eastAsia="zh-CN"/>
        </w:rPr>
        <w:t>离心</w:t>
      </w:r>
      <w:r w:rsidR="00D51D28" w:rsidRPr="00E55652">
        <w:rPr>
          <w:rFonts w:ascii="Arial" w:hAnsi="Arial" w:cs="Arial"/>
          <w:sz w:val="24"/>
          <w:szCs w:val="24"/>
          <w:lang w:eastAsia="zh-CN"/>
        </w:rPr>
        <w:t>10 min</w:t>
      </w:r>
      <w:r w:rsidR="00D51D28" w:rsidRPr="00E55652">
        <w:rPr>
          <w:rFonts w:ascii="Arial" w:hAnsi="Arial" w:cs="Arial"/>
          <w:sz w:val="24"/>
          <w:szCs w:val="24"/>
          <w:lang w:eastAsia="zh-CN"/>
        </w:rPr>
        <w:t>。</w:t>
      </w:r>
    </w:p>
    <w:p w14:paraId="78B0BB5A" w14:textId="308ED750" w:rsidR="00D51D28" w:rsidRPr="00E55652" w:rsidRDefault="00E55652" w:rsidP="00203CAD">
      <w:pPr>
        <w:widowControl w:val="0"/>
        <w:adjustRightInd w:val="0"/>
        <w:snapToGrid w:val="0"/>
        <w:spacing w:line="360" w:lineRule="auto"/>
        <w:ind w:left="360" w:hangingChars="150" w:hanging="360"/>
        <w:jc w:val="both"/>
        <w:rPr>
          <w:rFonts w:ascii="Arial" w:hAnsi="Arial" w:cs="Arial"/>
          <w:sz w:val="24"/>
          <w:szCs w:val="24"/>
          <w:lang w:eastAsia="zh-CN"/>
        </w:rPr>
      </w:pPr>
      <w:r w:rsidRPr="00E55652">
        <w:rPr>
          <w:rFonts w:ascii="Arial" w:hAnsi="Arial" w:cs="Arial" w:hint="eastAsia"/>
          <w:sz w:val="24"/>
          <w:szCs w:val="24"/>
          <w:lang w:eastAsia="zh-CN"/>
        </w:rPr>
        <w:t>8</w:t>
      </w:r>
      <w:r w:rsidRPr="00E55652">
        <w:rPr>
          <w:rFonts w:ascii="Arial" w:hAnsi="Arial" w:cs="Arial"/>
          <w:sz w:val="24"/>
          <w:szCs w:val="24"/>
          <w:lang w:eastAsia="zh-CN"/>
        </w:rPr>
        <w:t xml:space="preserve">). </w:t>
      </w:r>
      <w:r w:rsidR="00D51D28" w:rsidRPr="00E55652">
        <w:rPr>
          <w:rFonts w:ascii="Arial" w:hAnsi="Arial" w:cs="Arial"/>
          <w:sz w:val="24"/>
          <w:szCs w:val="24"/>
          <w:lang w:eastAsia="zh-CN"/>
        </w:rPr>
        <w:t>将上清液转移到一新</w:t>
      </w:r>
      <w:r w:rsidR="00D51D28" w:rsidRPr="00E55652">
        <w:rPr>
          <w:rFonts w:ascii="Arial" w:hAnsi="Arial" w:cs="Arial"/>
          <w:sz w:val="24"/>
          <w:szCs w:val="24"/>
          <w:lang w:eastAsia="zh-CN"/>
        </w:rPr>
        <w:t>15</w:t>
      </w:r>
      <w:r w:rsidR="00A97F1E" w:rsidRPr="00E55652">
        <w:rPr>
          <w:rFonts w:ascii="Arial" w:hAnsi="Arial" w:cs="Arial"/>
          <w:sz w:val="24"/>
          <w:szCs w:val="24"/>
          <w:lang w:eastAsia="zh-CN"/>
        </w:rPr>
        <w:t xml:space="preserve"> </w:t>
      </w:r>
      <w:r w:rsidR="00D51D28" w:rsidRPr="00E55652">
        <w:rPr>
          <w:rFonts w:ascii="Arial" w:hAnsi="Arial" w:cs="Arial"/>
          <w:sz w:val="24"/>
          <w:szCs w:val="24"/>
          <w:lang w:eastAsia="zh-CN"/>
        </w:rPr>
        <w:t>ml</w:t>
      </w:r>
      <w:r w:rsidR="00D51D28" w:rsidRPr="00E55652">
        <w:rPr>
          <w:rFonts w:ascii="Arial" w:hAnsi="Arial" w:cs="Arial"/>
          <w:sz w:val="24"/>
          <w:szCs w:val="24"/>
          <w:lang w:eastAsia="zh-CN"/>
        </w:rPr>
        <w:t>离心管中</w:t>
      </w:r>
      <w:r w:rsidR="00916666" w:rsidRPr="00E55652">
        <w:rPr>
          <w:rFonts w:ascii="Arial" w:hAnsi="Arial" w:cs="Arial"/>
          <w:sz w:val="24"/>
          <w:szCs w:val="24"/>
          <w:lang w:eastAsia="zh-CN"/>
        </w:rPr>
        <w:t>（</w:t>
      </w:r>
      <w:r w:rsidR="00D51D28" w:rsidRPr="00E55652">
        <w:rPr>
          <w:rFonts w:ascii="Arial" w:hAnsi="Arial" w:cs="Arial"/>
          <w:sz w:val="24"/>
          <w:szCs w:val="24"/>
          <w:lang w:eastAsia="zh-CN"/>
        </w:rPr>
        <w:t>不要碰到下面的沉淀物</w:t>
      </w:r>
      <w:r w:rsidR="00916666" w:rsidRPr="00E55652">
        <w:rPr>
          <w:rFonts w:ascii="Arial" w:hAnsi="Arial" w:cs="Arial"/>
          <w:sz w:val="24"/>
          <w:szCs w:val="24"/>
          <w:lang w:eastAsia="zh-CN"/>
        </w:rPr>
        <w:t>）</w:t>
      </w:r>
      <w:r w:rsidR="00D51D28" w:rsidRPr="00E55652">
        <w:rPr>
          <w:rFonts w:ascii="Arial" w:hAnsi="Arial" w:cs="Arial"/>
          <w:sz w:val="24"/>
          <w:szCs w:val="24"/>
          <w:lang w:eastAsia="zh-CN"/>
        </w:rPr>
        <w:t>，加入</w:t>
      </w:r>
      <w:r w:rsidR="00D51D28" w:rsidRPr="00E55652">
        <w:rPr>
          <w:rFonts w:ascii="Arial" w:hAnsi="Arial" w:cs="Arial"/>
          <w:sz w:val="24"/>
          <w:szCs w:val="24"/>
          <w:lang w:eastAsia="zh-CN"/>
        </w:rPr>
        <w:t>5 ml SR4</w:t>
      </w:r>
      <w:r w:rsidR="00D51D28" w:rsidRPr="00E55652">
        <w:rPr>
          <w:rFonts w:ascii="Arial" w:hAnsi="Arial" w:cs="Arial"/>
          <w:sz w:val="24"/>
          <w:szCs w:val="24"/>
          <w:lang w:eastAsia="zh-CN"/>
        </w:rPr>
        <w:t>混匀，室温放置</w:t>
      </w:r>
      <w:r w:rsidR="00D51D28" w:rsidRPr="00E55652">
        <w:rPr>
          <w:rFonts w:ascii="Arial" w:hAnsi="Arial" w:cs="Arial"/>
          <w:sz w:val="24"/>
          <w:szCs w:val="24"/>
          <w:lang w:eastAsia="zh-CN"/>
        </w:rPr>
        <w:t>30 min</w:t>
      </w:r>
      <w:r w:rsidR="00D51D28" w:rsidRPr="00E55652">
        <w:rPr>
          <w:rFonts w:ascii="Arial" w:hAnsi="Arial" w:cs="Arial"/>
          <w:sz w:val="24"/>
          <w:szCs w:val="24"/>
          <w:lang w:eastAsia="zh-CN"/>
        </w:rPr>
        <w:t>。</w:t>
      </w:r>
    </w:p>
    <w:p w14:paraId="2F1062FC" w14:textId="3605C8B9" w:rsidR="00D51D28" w:rsidRPr="006E0904" w:rsidRDefault="00D51D28" w:rsidP="000873FD">
      <w:pPr>
        <w:widowControl w:val="0"/>
        <w:adjustRightInd w:val="0"/>
        <w:snapToGrid w:val="0"/>
        <w:spacing w:line="360" w:lineRule="auto"/>
        <w:ind w:leftChars="200" w:left="400"/>
        <w:jc w:val="both"/>
        <w:rPr>
          <w:rFonts w:ascii="Arial" w:hAnsi="Arial" w:cs="Arial"/>
          <w:i/>
          <w:iCs/>
          <w:sz w:val="24"/>
          <w:szCs w:val="24"/>
          <w:lang w:eastAsia="zh-CN"/>
        </w:rPr>
      </w:pPr>
      <w:r w:rsidRPr="006E0904">
        <w:rPr>
          <w:rFonts w:ascii="Arial" w:hAnsi="Arial" w:cs="Arial"/>
          <w:i/>
          <w:iCs/>
          <w:sz w:val="24"/>
          <w:szCs w:val="24"/>
          <w:lang w:eastAsia="zh-CN"/>
        </w:rPr>
        <w:t>注：分层明显的界面处小心吸取上清，勿刺破</w:t>
      </w:r>
      <w:r w:rsidR="00916666">
        <w:rPr>
          <w:rFonts w:ascii="Arial" w:hAnsi="Arial" w:cs="Arial"/>
          <w:i/>
          <w:iCs/>
          <w:sz w:val="24"/>
          <w:szCs w:val="24"/>
          <w:lang w:eastAsia="zh-CN"/>
        </w:rPr>
        <w:t>（</w:t>
      </w:r>
      <w:r w:rsidRPr="006E0904">
        <w:rPr>
          <w:rFonts w:ascii="Arial" w:hAnsi="Arial" w:cs="Arial"/>
          <w:i/>
          <w:iCs/>
          <w:sz w:val="24"/>
          <w:szCs w:val="24"/>
          <w:lang w:eastAsia="zh-CN"/>
        </w:rPr>
        <w:t>触碰</w:t>
      </w:r>
      <w:r w:rsidR="00916666">
        <w:rPr>
          <w:rFonts w:ascii="Arial" w:hAnsi="Arial" w:cs="Arial"/>
          <w:i/>
          <w:iCs/>
          <w:sz w:val="24"/>
          <w:szCs w:val="24"/>
          <w:lang w:eastAsia="zh-CN"/>
        </w:rPr>
        <w:t>）</w:t>
      </w:r>
      <w:r w:rsidRPr="006E0904">
        <w:rPr>
          <w:rFonts w:ascii="Arial" w:hAnsi="Arial" w:cs="Arial"/>
          <w:i/>
          <w:iCs/>
          <w:sz w:val="24"/>
          <w:szCs w:val="24"/>
          <w:lang w:eastAsia="zh-CN"/>
        </w:rPr>
        <w:t>界面。</w:t>
      </w:r>
    </w:p>
    <w:p w14:paraId="22B2179E" w14:textId="26FD258C" w:rsidR="00D51D28" w:rsidRPr="00775F0E" w:rsidRDefault="00203CAD" w:rsidP="00203CAD">
      <w:pPr>
        <w:widowControl w:val="0"/>
        <w:adjustRightInd w:val="0"/>
        <w:snapToGrid w:val="0"/>
        <w:spacing w:line="360" w:lineRule="auto"/>
        <w:jc w:val="both"/>
        <w:rPr>
          <w:rFonts w:ascii="Arial" w:hAnsi="Arial" w:cs="Arial"/>
          <w:sz w:val="24"/>
          <w:szCs w:val="24"/>
          <w:lang w:eastAsia="zh-CN"/>
        </w:rPr>
      </w:pPr>
      <w:r w:rsidRPr="00203CAD">
        <w:rPr>
          <w:rFonts w:ascii="Arial" w:hAnsi="Arial" w:cs="Arial"/>
          <w:sz w:val="24"/>
          <w:szCs w:val="24"/>
          <w:lang w:eastAsia="zh-CN"/>
        </w:rPr>
        <w:t xml:space="preserve">9). </w:t>
      </w:r>
      <w:r w:rsidR="00D51D28" w:rsidRPr="00203CAD">
        <w:rPr>
          <w:rFonts w:ascii="Arial" w:hAnsi="Arial" w:cs="Arial"/>
          <w:sz w:val="24"/>
          <w:szCs w:val="24"/>
          <w:lang w:eastAsia="zh-CN"/>
        </w:rPr>
        <w:t>2</w:t>
      </w:r>
      <w:r w:rsidR="00A97F1E" w:rsidRPr="00203CAD">
        <w:rPr>
          <w:rFonts w:ascii="Arial" w:hAnsi="Arial" w:cs="Arial"/>
          <w:sz w:val="24"/>
          <w:szCs w:val="24"/>
          <w:lang w:eastAsia="zh-CN"/>
        </w:rPr>
        <w:t>,</w:t>
      </w:r>
      <w:r w:rsidR="00D51D28" w:rsidRPr="00203CAD">
        <w:rPr>
          <w:rFonts w:ascii="Arial" w:hAnsi="Arial" w:cs="Arial"/>
          <w:sz w:val="24"/>
          <w:szCs w:val="24"/>
          <w:lang w:eastAsia="zh-CN"/>
        </w:rPr>
        <w:t>500</w:t>
      </w:r>
      <w:r w:rsidR="00A97F1E" w:rsidRPr="00203CAD">
        <w:rPr>
          <w:rFonts w:ascii="Arial" w:hAnsi="Arial" w:cs="Arial"/>
          <w:sz w:val="24"/>
          <w:szCs w:val="24"/>
          <w:lang w:eastAsia="zh-CN"/>
        </w:rPr>
        <w:t xml:space="preserve"> × g</w:t>
      </w:r>
      <w:r w:rsidR="00A97F1E" w:rsidRPr="00775F0E">
        <w:rPr>
          <w:rFonts w:ascii="Arial" w:hAnsi="Arial" w:cs="Arial"/>
          <w:sz w:val="24"/>
          <w:szCs w:val="24"/>
          <w:lang w:eastAsia="zh-CN"/>
        </w:rPr>
        <w:t xml:space="preserve"> </w:t>
      </w:r>
      <w:r w:rsidR="00D51D28" w:rsidRPr="00775F0E">
        <w:rPr>
          <w:rFonts w:ascii="Arial" w:hAnsi="Arial" w:cs="Arial"/>
          <w:sz w:val="24"/>
          <w:szCs w:val="24"/>
          <w:lang w:eastAsia="zh-CN"/>
        </w:rPr>
        <w:t>离心</w:t>
      </w:r>
      <w:r w:rsidR="00D51D28" w:rsidRPr="00775F0E">
        <w:rPr>
          <w:rFonts w:ascii="Arial" w:hAnsi="Arial" w:cs="Arial"/>
          <w:sz w:val="24"/>
          <w:szCs w:val="24"/>
          <w:lang w:eastAsia="zh-CN"/>
        </w:rPr>
        <w:t>30 min</w:t>
      </w:r>
      <w:r w:rsidR="00D51D28" w:rsidRPr="00775F0E">
        <w:rPr>
          <w:rFonts w:ascii="Arial" w:hAnsi="Arial" w:cs="Arial"/>
          <w:sz w:val="24"/>
          <w:szCs w:val="24"/>
          <w:lang w:eastAsia="zh-CN"/>
        </w:rPr>
        <w:t>。</w:t>
      </w:r>
    </w:p>
    <w:p w14:paraId="2540D979" w14:textId="2605C5B6" w:rsidR="00D51D28" w:rsidRPr="00775F0E" w:rsidRDefault="00203CAD" w:rsidP="00203CAD">
      <w:pPr>
        <w:widowControl w:val="0"/>
        <w:adjustRightInd w:val="0"/>
        <w:snapToGrid w:val="0"/>
        <w:spacing w:line="360" w:lineRule="auto"/>
        <w:jc w:val="both"/>
        <w:rPr>
          <w:rFonts w:ascii="Arial" w:hAnsi="Arial" w:cs="Arial"/>
          <w:sz w:val="24"/>
          <w:szCs w:val="24"/>
          <w:lang w:eastAsia="zh-CN"/>
        </w:rPr>
      </w:pPr>
      <w:r w:rsidRPr="00775F0E">
        <w:rPr>
          <w:rFonts w:ascii="Arial" w:hAnsi="Arial" w:cs="Arial" w:hint="eastAsia"/>
          <w:sz w:val="24"/>
          <w:szCs w:val="24"/>
          <w:lang w:eastAsia="zh-CN"/>
        </w:rPr>
        <w:t>1</w:t>
      </w:r>
      <w:r w:rsidRPr="00775F0E">
        <w:rPr>
          <w:rFonts w:ascii="Arial" w:hAnsi="Arial" w:cs="Arial"/>
          <w:sz w:val="24"/>
          <w:szCs w:val="24"/>
          <w:lang w:eastAsia="zh-CN"/>
        </w:rPr>
        <w:t xml:space="preserve">0). </w:t>
      </w:r>
      <w:r w:rsidR="00D51D28" w:rsidRPr="00775F0E">
        <w:rPr>
          <w:rFonts w:ascii="Arial" w:hAnsi="Arial" w:cs="Arial"/>
          <w:sz w:val="24"/>
          <w:szCs w:val="24"/>
          <w:lang w:eastAsia="zh-CN"/>
        </w:rPr>
        <w:t>倒出上清液，将离心管倒置在纸巾上</w:t>
      </w:r>
      <w:r w:rsidR="00D51D28" w:rsidRPr="00775F0E">
        <w:rPr>
          <w:rFonts w:ascii="Arial" w:hAnsi="Arial" w:cs="Arial"/>
          <w:sz w:val="24"/>
          <w:szCs w:val="24"/>
          <w:lang w:eastAsia="zh-CN"/>
        </w:rPr>
        <w:t>5 min</w:t>
      </w:r>
      <w:r w:rsidR="00D51D28" w:rsidRPr="00775F0E">
        <w:rPr>
          <w:rFonts w:ascii="Arial" w:hAnsi="Arial" w:cs="Arial"/>
          <w:sz w:val="24"/>
          <w:szCs w:val="24"/>
          <w:lang w:eastAsia="zh-CN"/>
        </w:rPr>
        <w:t>。</w:t>
      </w:r>
    </w:p>
    <w:p w14:paraId="43E3BEF7" w14:textId="23C25C15" w:rsidR="00D51D28" w:rsidRPr="00775F0E" w:rsidRDefault="00D51D28" w:rsidP="000873FD">
      <w:pPr>
        <w:widowControl w:val="0"/>
        <w:adjustRightInd w:val="0"/>
        <w:snapToGrid w:val="0"/>
        <w:spacing w:line="360" w:lineRule="auto"/>
        <w:ind w:leftChars="200" w:left="400"/>
        <w:jc w:val="both"/>
        <w:rPr>
          <w:rFonts w:ascii="Arial" w:hAnsi="Arial" w:cs="Arial"/>
          <w:i/>
          <w:iCs/>
          <w:sz w:val="24"/>
          <w:szCs w:val="24"/>
          <w:lang w:eastAsia="zh-CN"/>
        </w:rPr>
      </w:pPr>
      <w:r w:rsidRPr="00775F0E">
        <w:rPr>
          <w:rFonts w:ascii="Arial" w:hAnsi="Arial" w:cs="Arial"/>
          <w:i/>
          <w:iCs/>
          <w:sz w:val="24"/>
          <w:szCs w:val="24"/>
          <w:lang w:eastAsia="zh-CN"/>
        </w:rPr>
        <w:t>注：依据土壤类型的不同，沉淀可能较大或颜色较深</w:t>
      </w:r>
      <w:r w:rsidR="00916666" w:rsidRPr="00775F0E">
        <w:rPr>
          <w:rFonts w:ascii="Arial" w:hAnsi="Arial" w:cs="Arial"/>
          <w:i/>
          <w:iCs/>
          <w:sz w:val="24"/>
          <w:szCs w:val="24"/>
          <w:lang w:eastAsia="zh-CN"/>
        </w:rPr>
        <w:t>（</w:t>
      </w:r>
      <w:proofErr w:type="spellStart"/>
      <w:r w:rsidRPr="00775F0E">
        <w:rPr>
          <w:rFonts w:ascii="Arial" w:hAnsi="Arial" w:cs="Arial"/>
          <w:i/>
          <w:iCs/>
          <w:sz w:val="24"/>
          <w:szCs w:val="24"/>
          <w:lang w:eastAsia="zh-CN"/>
        </w:rPr>
        <w:t>Mettel</w:t>
      </w:r>
      <w:proofErr w:type="spellEnd"/>
      <w:r w:rsidRPr="00775F0E">
        <w:rPr>
          <w:rFonts w:ascii="Arial" w:hAnsi="Arial" w:cs="Arial"/>
          <w:i/>
          <w:iCs/>
          <w:sz w:val="24"/>
          <w:szCs w:val="24"/>
          <w:lang w:eastAsia="zh-CN"/>
        </w:rPr>
        <w:t>,</w:t>
      </w:r>
      <w:r w:rsidR="00A97F1E" w:rsidRPr="00775F0E">
        <w:rPr>
          <w:rFonts w:ascii="Arial" w:hAnsi="Arial" w:cs="Arial"/>
          <w:i/>
          <w:iCs/>
          <w:sz w:val="24"/>
          <w:szCs w:val="24"/>
          <w:lang w:eastAsia="zh-CN"/>
        </w:rPr>
        <w:t xml:space="preserve"> et al.</w:t>
      </w:r>
      <w:r w:rsidR="006E75C6" w:rsidRPr="00775F0E">
        <w:rPr>
          <w:rFonts w:ascii="Arial" w:hAnsi="Arial" w:cs="Arial"/>
          <w:i/>
          <w:iCs/>
          <w:sz w:val="24"/>
          <w:szCs w:val="24"/>
          <w:lang w:eastAsia="zh-CN"/>
        </w:rPr>
        <w:t>,</w:t>
      </w:r>
      <w:r w:rsidRPr="00775F0E">
        <w:rPr>
          <w:rFonts w:ascii="Arial" w:hAnsi="Arial" w:cs="Arial"/>
          <w:i/>
          <w:iCs/>
          <w:sz w:val="24"/>
          <w:szCs w:val="24"/>
          <w:lang w:eastAsia="zh-CN"/>
        </w:rPr>
        <w:t xml:space="preserve"> 2010)</w:t>
      </w:r>
      <w:r w:rsidRPr="00775F0E">
        <w:rPr>
          <w:rFonts w:ascii="Arial" w:hAnsi="Arial" w:cs="Arial"/>
          <w:i/>
          <w:iCs/>
          <w:sz w:val="24"/>
          <w:szCs w:val="24"/>
          <w:lang w:eastAsia="zh-CN"/>
        </w:rPr>
        <w:t>。</w:t>
      </w:r>
    </w:p>
    <w:p w14:paraId="1321D290" w14:textId="3BEA579A" w:rsidR="00D51D28" w:rsidRPr="00775F0E" w:rsidRDefault="00203CAD" w:rsidP="00203CAD">
      <w:pPr>
        <w:widowControl w:val="0"/>
        <w:adjustRightInd w:val="0"/>
        <w:snapToGrid w:val="0"/>
        <w:spacing w:line="360" w:lineRule="auto"/>
        <w:jc w:val="both"/>
        <w:rPr>
          <w:rFonts w:ascii="Arial" w:hAnsi="Arial" w:cs="Arial"/>
          <w:sz w:val="24"/>
          <w:szCs w:val="24"/>
          <w:lang w:eastAsia="zh-CN"/>
        </w:rPr>
      </w:pPr>
      <w:r w:rsidRPr="00775F0E">
        <w:rPr>
          <w:rFonts w:ascii="Arial" w:hAnsi="Arial" w:cs="Arial" w:hint="eastAsia"/>
          <w:sz w:val="24"/>
          <w:szCs w:val="24"/>
          <w:lang w:eastAsia="zh-CN"/>
        </w:rPr>
        <w:t>1</w:t>
      </w:r>
      <w:r w:rsidRPr="00775F0E">
        <w:rPr>
          <w:rFonts w:ascii="Arial" w:hAnsi="Arial" w:cs="Arial"/>
          <w:sz w:val="24"/>
          <w:szCs w:val="24"/>
          <w:lang w:eastAsia="zh-CN"/>
        </w:rPr>
        <w:t xml:space="preserve">1). </w:t>
      </w:r>
      <w:r w:rsidR="00D51D28" w:rsidRPr="00775F0E">
        <w:rPr>
          <w:rFonts w:ascii="Arial" w:hAnsi="Arial" w:cs="Arial"/>
          <w:sz w:val="24"/>
          <w:szCs w:val="24"/>
          <w:lang w:eastAsia="zh-CN"/>
        </w:rPr>
        <w:t>摇晃</w:t>
      </w:r>
      <w:r w:rsidR="00D51D28" w:rsidRPr="00775F0E">
        <w:rPr>
          <w:rFonts w:ascii="Arial" w:hAnsi="Arial" w:cs="Arial"/>
          <w:sz w:val="24"/>
          <w:szCs w:val="24"/>
          <w:lang w:eastAsia="zh-CN"/>
        </w:rPr>
        <w:t>SR5</w:t>
      </w:r>
      <w:r w:rsidR="00D51D28" w:rsidRPr="00775F0E">
        <w:rPr>
          <w:rFonts w:ascii="Arial" w:hAnsi="Arial" w:cs="Arial"/>
          <w:sz w:val="24"/>
          <w:szCs w:val="24"/>
          <w:lang w:eastAsia="zh-CN"/>
        </w:rPr>
        <w:t>溶液使其混合，加</w:t>
      </w:r>
      <w:r w:rsidR="00D51D28" w:rsidRPr="00775F0E">
        <w:rPr>
          <w:rFonts w:ascii="Arial" w:hAnsi="Arial" w:cs="Arial"/>
          <w:sz w:val="24"/>
          <w:szCs w:val="24"/>
          <w:lang w:eastAsia="zh-CN"/>
        </w:rPr>
        <w:t>1</w:t>
      </w:r>
      <w:r w:rsidR="00A97F1E" w:rsidRPr="00775F0E">
        <w:rPr>
          <w:rFonts w:ascii="Arial" w:hAnsi="Arial" w:cs="Arial"/>
          <w:sz w:val="24"/>
          <w:szCs w:val="24"/>
          <w:lang w:eastAsia="zh-CN"/>
        </w:rPr>
        <w:t xml:space="preserve"> </w:t>
      </w:r>
      <w:r w:rsidR="00D51D28" w:rsidRPr="00775F0E">
        <w:rPr>
          <w:rFonts w:ascii="Arial" w:hAnsi="Arial" w:cs="Arial"/>
          <w:sz w:val="24"/>
          <w:szCs w:val="24"/>
          <w:lang w:eastAsia="zh-CN"/>
        </w:rPr>
        <w:t>ml SR5</w:t>
      </w:r>
      <w:r w:rsidR="00D51D28" w:rsidRPr="00775F0E">
        <w:rPr>
          <w:rFonts w:ascii="Arial" w:hAnsi="Arial" w:cs="Arial"/>
          <w:sz w:val="24"/>
          <w:szCs w:val="24"/>
          <w:lang w:eastAsia="zh-CN"/>
        </w:rPr>
        <w:t>溶液到离心管中，使沉淀再完全悬浮。</w:t>
      </w:r>
    </w:p>
    <w:p w14:paraId="1397A712" w14:textId="512F5849" w:rsidR="00D51D28" w:rsidRPr="00775F0E" w:rsidRDefault="006F522D" w:rsidP="000873FD">
      <w:pPr>
        <w:widowControl w:val="0"/>
        <w:adjustRightInd w:val="0"/>
        <w:snapToGrid w:val="0"/>
        <w:spacing w:line="360" w:lineRule="auto"/>
        <w:ind w:leftChars="200" w:left="400"/>
        <w:jc w:val="both"/>
        <w:rPr>
          <w:rFonts w:ascii="Arial" w:hAnsi="Arial" w:cs="Arial"/>
          <w:i/>
          <w:iCs/>
          <w:sz w:val="24"/>
          <w:szCs w:val="24"/>
          <w:lang w:eastAsia="zh-CN"/>
        </w:rPr>
      </w:pPr>
      <w:r w:rsidRPr="00775F0E">
        <w:rPr>
          <w:rFonts w:ascii="Arial" w:hAnsi="Arial" w:cs="Arial"/>
          <w:i/>
          <w:iCs/>
          <w:sz w:val="24"/>
          <w:szCs w:val="24"/>
          <w:lang w:eastAsia="zh-CN"/>
        </w:rPr>
        <w:t>注：沉淀</w:t>
      </w:r>
      <w:r w:rsidR="00D51D28" w:rsidRPr="00775F0E">
        <w:rPr>
          <w:rFonts w:ascii="Arial" w:hAnsi="Arial" w:cs="Arial"/>
          <w:i/>
          <w:iCs/>
          <w:sz w:val="24"/>
          <w:szCs w:val="24"/>
          <w:lang w:eastAsia="zh-CN"/>
        </w:rPr>
        <w:t>可能由</w:t>
      </w:r>
      <w:r w:rsidRPr="00775F0E">
        <w:rPr>
          <w:rFonts w:ascii="Arial" w:hAnsi="Arial" w:cs="Arial" w:hint="eastAsia"/>
          <w:i/>
          <w:iCs/>
          <w:sz w:val="24"/>
          <w:szCs w:val="24"/>
          <w:lang w:eastAsia="zh-CN"/>
        </w:rPr>
        <w:t>于</w:t>
      </w:r>
      <w:r w:rsidR="00D51D28" w:rsidRPr="00775F0E">
        <w:rPr>
          <w:rFonts w:ascii="Arial" w:hAnsi="Arial" w:cs="Arial"/>
          <w:i/>
          <w:iCs/>
          <w:sz w:val="24"/>
          <w:szCs w:val="24"/>
          <w:lang w:eastAsia="zh-CN"/>
        </w:rPr>
        <w:t>土壤</w:t>
      </w:r>
      <w:r w:rsidR="006B6DB7" w:rsidRPr="00775F0E">
        <w:rPr>
          <w:rFonts w:ascii="Arial" w:hAnsi="Arial" w:cs="Arial" w:hint="eastAsia"/>
          <w:i/>
          <w:iCs/>
          <w:sz w:val="24"/>
          <w:szCs w:val="24"/>
          <w:lang w:eastAsia="zh-CN"/>
        </w:rPr>
        <w:t>样品</w:t>
      </w:r>
      <w:r w:rsidR="00D51D28" w:rsidRPr="00775F0E">
        <w:rPr>
          <w:rFonts w:ascii="Arial" w:hAnsi="Arial" w:cs="Arial"/>
          <w:i/>
          <w:iCs/>
          <w:sz w:val="24"/>
          <w:szCs w:val="24"/>
          <w:lang w:eastAsia="zh-CN"/>
        </w:rPr>
        <w:t>的不同不易悬浮，可能需要将离心管放到</w:t>
      </w:r>
      <w:r w:rsidR="00D51D28" w:rsidRPr="00775F0E">
        <w:rPr>
          <w:rFonts w:ascii="Arial" w:hAnsi="Arial" w:cs="Arial"/>
          <w:i/>
          <w:iCs/>
          <w:sz w:val="24"/>
          <w:szCs w:val="24"/>
          <w:lang w:eastAsia="zh-CN"/>
        </w:rPr>
        <w:t>45</w:t>
      </w:r>
      <w:r w:rsidR="00A97F1E" w:rsidRPr="00775F0E">
        <w:rPr>
          <w:rFonts w:ascii="Arial" w:hAnsi="Arial" w:cs="Arial"/>
          <w:i/>
          <w:iCs/>
          <w:sz w:val="24"/>
          <w:szCs w:val="24"/>
          <w:lang w:eastAsia="zh-CN"/>
        </w:rPr>
        <w:t xml:space="preserve"> °C</w:t>
      </w:r>
      <w:r w:rsidR="00D51D28" w:rsidRPr="00775F0E">
        <w:rPr>
          <w:rFonts w:ascii="Arial" w:hAnsi="Arial" w:cs="Arial"/>
          <w:i/>
          <w:iCs/>
          <w:sz w:val="24"/>
          <w:szCs w:val="24"/>
          <w:lang w:eastAsia="zh-CN"/>
        </w:rPr>
        <w:t>的水浴池中</w:t>
      </w:r>
      <w:r w:rsidR="00D51D28" w:rsidRPr="00775F0E">
        <w:rPr>
          <w:rFonts w:ascii="Arial" w:hAnsi="Arial" w:cs="Arial"/>
          <w:i/>
          <w:iCs/>
          <w:sz w:val="24"/>
          <w:szCs w:val="24"/>
          <w:lang w:eastAsia="zh-CN"/>
        </w:rPr>
        <w:t>10 min</w:t>
      </w:r>
      <w:r w:rsidR="00D51D28" w:rsidRPr="00775F0E">
        <w:rPr>
          <w:rFonts w:ascii="Arial" w:hAnsi="Arial" w:cs="Arial"/>
          <w:i/>
          <w:iCs/>
          <w:sz w:val="24"/>
          <w:szCs w:val="24"/>
          <w:lang w:eastAsia="zh-CN"/>
        </w:rPr>
        <w:t>再悬浮，再漩涡混合，重复这样直到沉淀重悬浮。</w:t>
      </w:r>
    </w:p>
    <w:p w14:paraId="3BF11F54" w14:textId="52241B99" w:rsidR="00D51D28" w:rsidRPr="00775F0E" w:rsidRDefault="00203CAD" w:rsidP="00203CAD">
      <w:pPr>
        <w:widowControl w:val="0"/>
        <w:adjustRightInd w:val="0"/>
        <w:snapToGrid w:val="0"/>
        <w:spacing w:line="360" w:lineRule="auto"/>
        <w:jc w:val="both"/>
        <w:rPr>
          <w:rFonts w:ascii="Arial" w:hAnsi="Arial" w:cs="Arial"/>
          <w:sz w:val="24"/>
          <w:szCs w:val="24"/>
          <w:lang w:eastAsia="zh-CN"/>
        </w:rPr>
      </w:pPr>
      <w:r w:rsidRPr="00775F0E">
        <w:rPr>
          <w:rFonts w:ascii="Arial" w:hAnsi="Arial" w:cs="Arial" w:hint="eastAsia"/>
          <w:sz w:val="24"/>
          <w:szCs w:val="24"/>
          <w:lang w:eastAsia="zh-CN"/>
        </w:rPr>
        <w:t>1</w:t>
      </w:r>
      <w:r w:rsidRPr="00775F0E">
        <w:rPr>
          <w:rFonts w:ascii="Arial" w:hAnsi="Arial" w:cs="Arial"/>
          <w:sz w:val="24"/>
          <w:szCs w:val="24"/>
          <w:lang w:eastAsia="zh-CN"/>
        </w:rPr>
        <w:t xml:space="preserve">2). </w:t>
      </w:r>
      <w:r w:rsidR="00D51D28" w:rsidRPr="00775F0E">
        <w:rPr>
          <w:rFonts w:ascii="Arial" w:hAnsi="Arial" w:cs="Arial"/>
          <w:sz w:val="24"/>
          <w:szCs w:val="24"/>
          <w:lang w:eastAsia="zh-CN"/>
        </w:rPr>
        <w:t>为每个</w:t>
      </w:r>
      <w:r w:rsidR="00D51D28" w:rsidRPr="00775F0E">
        <w:rPr>
          <w:rFonts w:ascii="Arial" w:hAnsi="Arial" w:cs="Arial"/>
          <w:sz w:val="24"/>
          <w:szCs w:val="24"/>
          <w:lang w:eastAsia="zh-CN"/>
        </w:rPr>
        <w:t>RNA</w:t>
      </w:r>
      <w:r w:rsidR="00D51D28" w:rsidRPr="00775F0E">
        <w:rPr>
          <w:rFonts w:ascii="Arial" w:hAnsi="Arial" w:cs="Arial"/>
          <w:sz w:val="24"/>
          <w:szCs w:val="24"/>
          <w:lang w:eastAsia="zh-CN"/>
        </w:rPr>
        <w:t>样品准备一个捕集柱。</w:t>
      </w:r>
    </w:p>
    <w:p w14:paraId="0100586E" w14:textId="42BA2270" w:rsidR="000873FD" w:rsidRPr="00775F0E" w:rsidRDefault="00203CAD" w:rsidP="00893276">
      <w:pPr>
        <w:pStyle w:val="ad"/>
        <w:widowControl w:val="0"/>
        <w:numPr>
          <w:ilvl w:val="0"/>
          <w:numId w:val="11"/>
        </w:numPr>
        <w:adjustRightInd w:val="0"/>
        <w:snapToGrid w:val="0"/>
        <w:spacing w:line="360" w:lineRule="auto"/>
        <w:ind w:leftChars="200" w:left="880" w:hangingChars="200" w:hanging="480"/>
        <w:jc w:val="both"/>
        <w:rPr>
          <w:rFonts w:ascii="Arial" w:hAnsi="Arial" w:cs="Arial"/>
          <w:lang w:eastAsia="zh-CN"/>
        </w:rPr>
      </w:pPr>
      <w:r w:rsidRPr="00775F0E">
        <w:rPr>
          <w:rFonts w:ascii="Arial" w:hAnsi="Arial" w:cs="Arial"/>
          <w:lang w:eastAsia="zh-CN"/>
        </w:rPr>
        <w:t>)</w:t>
      </w:r>
      <w:r w:rsidR="00E1599C" w:rsidRPr="00775F0E">
        <w:rPr>
          <w:rFonts w:ascii="Arial" w:hAnsi="Arial" w:cs="Arial" w:hint="eastAsia"/>
          <w:lang w:eastAsia="zh-CN"/>
        </w:rPr>
        <w:t xml:space="preserve">. </w:t>
      </w:r>
      <w:r w:rsidR="00D51D28" w:rsidRPr="00775F0E">
        <w:rPr>
          <w:rFonts w:ascii="Arial" w:hAnsi="Arial" w:cs="Arial"/>
          <w:lang w:eastAsia="zh-CN"/>
        </w:rPr>
        <w:t>将捕集柱悬挂到离心管上。</w:t>
      </w:r>
    </w:p>
    <w:p w14:paraId="6C2FDE21" w14:textId="23AC9B70" w:rsidR="00D51D28" w:rsidRPr="00775F0E" w:rsidRDefault="00203CAD" w:rsidP="00893276">
      <w:pPr>
        <w:pStyle w:val="ad"/>
        <w:widowControl w:val="0"/>
        <w:numPr>
          <w:ilvl w:val="0"/>
          <w:numId w:val="11"/>
        </w:numPr>
        <w:adjustRightInd w:val="0"/>
        <w:snapToGrid w:val="0"/>
        <w:spacing w:line="360" w:lineRule="auto"/>
        <w:ind w:leftChars="200" w:left="880" w:hangingChars="200" w:hanging="480"/>
        <w:jc w:val="both"/>
        <w:rPr>
          <w:rFonts w:ascii="Arial" w:hAnsi="Arial" w:cs="Arial"/>
          <w:lang w:eastAsia="zh-CN"/>
        </w:rPr>
      </w:pPr>
      <w:r w:rsidRPr="00775F0E">
        <w:rPr>
          <w:rFonts w:ascii="Arial" w:hAnsi="Arial" w:cs="Arial"/>
          <w:lang w:eastAsia="zh-CN"/>
        </w:rPr>
        <w:t>)</w:t>
      </w:r>
      <w:r w:rsidR="00E1599C" w:rsidRPr="00775F0E">
        <w:rPr>
          <w:rFonts w:ascii="Arial" w:hAnsi="Arial" w:cs="Arial" w:hint="eastAsia"/>
          <w:lang w:eastAsia="zh-CN"/>
        </w:rPr>
        <w:t xml:space="preserve">. </w:t>
      </w:r>
      <w:r w:rsidR="00D51D28" w:rsidRPr="00775F0E">
        <w:rPr>
          <w:rFonts w:ascii="Arial" w:hAnsi="Arial" w:cs="Arial"/>
          <w:lang w:eastAsia="zh-CN"/>
        </w:rPr>
        <w:t>加</w:t>
      </w:r>
      <w:r w:rsidR="00D51D28" w:rsidRPr="00775F0E">
        <w:rPr>
          <w:rFonts w:ascii="Arial" w:hAnsi="Arial" w:cs="Arial"/>
          <w:lang w:eastAsia="zh-CN"/>
        </w:rPr>
        <w:t>2</w:t>
      </w:r>
      <w:r w:rsidR="000873FD" w:rsidRPr="00775F0E">
        <w:rPr>
          <w:rFonts w:ascii="Arial" w:hAnsi="Arial" w:cs="Arial"/>
          <w:lang w:eastAsia="zh-CN"/>
        </w:rPr>
        <w:t xml:space="preserve"> </w:t>
      </w:r>
      <w:r w:rsidR="00D51D28" w:rsidRPr="00775F0E">
        <w:rPr>
          <w:rFonts w:ascii="Arial" w:hAnsi="Arial" w:cs="Arial"/>
          <w:lang w:eastAsia="zh-CN"/>
        </w:rPr>
        <w:t>ml SR5</w:t>
      </w:r>
      <w:r w:rsidR="00D51D28" w:rsidRPr="00775F0E">
        <w:rPr>
          <w:rFonts w:ascii="Arial" w:hAnsi="Arial" w:cs="Arial"/>
          <w:lang w:eastAsia="zh-CN"/>
        </w:rPr>
        <w:t>溶液到捕集柱上，使其重力流。允许</w:t>
      </w:r>
      <w:r w:rsidR="00D51D28" w:rsidRPr="00775F0E">
        <w:rPr>
          <w:rFonts w:ascii="Arial" w:hAnsi="Arial" w:cs="Arial"/>
          <w:lang w:eastAsia="zh-CN"/>
        </w:rPr>
        <w:t>SR5</w:t>
      </w:r>
      <w:r w:rsidR="00D51D28" w:rsidRPr="00775F0E">
        <w:rPr>
          <w:rFonts w:ascii="Arial" w:hAnsi="Arial" w:cs="Arial"/>
          <w:lang w:eastAsia="zh-CN"/>
        </w:rPr>
        <w:t>溶液完全流过捕集柱。</w:t>
      </w:r>
    </w:p>
    <w:p w14:paraId="03698769" w14:textId="7AA9F3F9" w:rsidR="00D51D28" w:rsidRPr="00775F0E" w:rsidRDefault="00D51D28" w:rsidP="008935D1">
      <w:pPr>
        <w:widowControl w:val="0"/>
        <w:adjustRightInd w:val="0"/>
        <w:snapToGrid w:val="0"/>
        <w:spacing w:line="360" w:lineRule="auto"/>
        <w:ind w:leftChars="200" w:left="400"/>
        <w:jc w:val="both"/>
        <w:rPr>
          <w:rFonts w:ascii="Arial" w:hAnsi="Arial" w:cs="Arial"/>
          <w:i/>
          <w:iCs/>
          <w:sz w:val="24"/>
          <w:szCs w:val="24"/>
          <w:lang w:eastAsia="zh-CN"/>
        </w:rPr>
      </w:pPr>
      <w:r w:rsidRPr="00775F0E">
        <w:rPr>
          <w:rFonts w:ascii="Arial" w:hAnsi="Arial" w:cs="Arial"/>
          <w:i/>
          <w:iCs/>
          <w:sz w:val="24"/>
          <w:szCs w:val="24"/>
          <w:lang w:eastAsia="zh-CN"/>
        </w:rPr>
        <w:t>注：在加</w:t>
      </w:r>
      <w:r w:rsidRPr="00775F0E">
        <w:rPr>
          <w:rFonts w:ascii="Arial" w:hAnsi="Arial" w:cs="Arial"/>
          <w:i/>
          <w:iCs/>
          <w:sz w:val="24"/>
          <w:szCs w:val="24"/>
          <w:lang w:eastAsia="zh-CN"/>
        </w:rPr>
        <w:t>RNA</w:t>
      </w:r>
      <w:r w:rsidRPr="00775F0E">
        <w:rPr>
          <w:rFonts w:ascii="Arial" w:hAnsi="Arial" w:cs="Arial"/>
          <w:i/>
          <w:iCs/>
          <w:sz w:val="24"/>
          <w:szCs w:val="24"/>
          <w:lang w:eastAsia="zh-CN"/>
        </w:rPr>
        <w:t>样品前不要让</w:t>
      </w:r>
      <w:proofErr w:type="gramStart"/>
      <w:r w:rsidRPr="00775F0E">
        <w:rPr>
          <w:rFonts w:ascii="Arial" w:hAnsi="Arial" w:cs="Arial"/>
          <w:i/>
          <w:iCs/>
          <w:sz w:val="24"/>
          <w:szCs w:val="24"/>
          <w:lang w:eastAsia="zh-CN"/>
        </w:rPr>
        <w:t>捕集柱流干</w:t>
      </w:r>
      <w:proofErr w:type="gramEnd"/>
      <w:r w:rsidRPr="00775F0E">
        <w:rPr>
          <w:rFonts w:ascii="Arial" w:hAnsi="Arial" w:cs="Arial"/>
          <w:i/>
          <w:iCs/>
          <w:sz w:val="24"/>
          <w:szCs w:val="24"/>
          <w:lang w:eastAsia="zh-CN"/>
        </w:rPr>
        <w:t>。</w:t>
      </w:r>
    </w:p>
    <w:p w14:paraId="027C7E85" w14:textId="557045F2" w:rsidR="00D51D28" w:rsidRPr="00775F0E" w:rsidRDefault="00203CAD" w:rsidP="00203CAD">
      <w:pPr>
        <w:widowControl w:val="0"/>
        <w:adjustRightInd w:val="0"/>
        <w:snapToGrid w:val="0"/>
        <w:spacing w:line="360" w:lineRule="auto"/>
        <w:jc w:val="both"/>
        <w:rPr>
          <w:rFonts w:ascii="Arial" w:hAnsi="Arial" w:cs="Arial"/>
          <w:sz w:val="24"/>
          <w:szCs w:val="24"/>
          <w:lang w:eastAsia="zh-CN"/>
        </w:rPr>
      </w:pPr>
      <w:r w:rsidRPr="00775F0E">
        <w:rPr>
          <w:rFonts w:ascii="Arial" w:hAnsi="Arial" w:cs="Arial" w:hint="eastAsia"/>
          <w:sz w:val="24"/>
          <w:szCs w:val="24"/>
          <w:lang w:eastAsia="zh-CN"/>
        </w:rPr>
        <w:t>1</w:t>
      </w:r>
      <w:r w:rsidRPr="00775F0E">
        <w:rPr>
          <w:rFonts w:ascii="Arial" w:hAnsi="Arial" w:cs="Arial"/>
          <w:sz w:val="24"/>
          <w:szCs w:val="24"/>
          <w:lang w:eastAsia="zh-CN"/>
        </w:rPr>
        <w:t xml:space="preserve">3). </w:t>
      </w:r>
      <w:r w:rsidR="00D51D28" w:rsidRPr="00775F0E">
        <w:rPr>
          <w:rFonts w:ascii="Arial" w:hAnsi="Arial" w:cs="Arial"/>
          <w:sz w:val="24"/>
          <w:szCs w:val="24"/>
          <w:lang w:eastAsia="zh-CN"/>
        </w:rPr>
        <w:t>将</w:t>
      </w:r>
      <w:r w:rsidR="000873FD" w:rsidRPr="00775F0E">
        <w:rPr>
          <w:rFonts w:ascii="Arial" w:hAnsi="Arial" w:cs="Arial"/>
          <w:sz w:val="24"/>
          <w:szCs w:val="24"/>
          <w:lang w:eastAsia="zh-CN"/>
        </w:rPr>
        <w:t>11</w:t>
      </w:r>
      <w:r w:rsidR="00D51D28" w:rsidRPr="00775F0E">
        <w:rPr>
          <w:rFonts w:ascii="Arial" w:hAnsi="Arial" w:cs="Arial"/>
          <w:sz w:val="24"/>
          <w:szCs w:val="24"/>
          <w:lang w:eastAsia="zh-CN"/>
        </w:rPr>
        <w:t>步的</w:t>
      </w:r>
      <w:r w:rsidR="00D51D28" w:rsidRPr="00775F0E">
        <w:rPr>
          <w:rFonts w:ascii="Arial" w:hAnsi="Arial" w:cs="Arial"/>
          <w:sz w:val="24"/>
          <w:szCs w:val="24"/>
          <w:lang w:eastAsia="zh-CN"/>
        </w:rPr>
        <w:t>RNA</w:t>
      </w:r>
      <w:r w:rsidR="00D51D28" w:rsidRPr="00775F0E">
        <w:rPr>
          <w:rFonts w:ascii="Arial" w:hAnsi="Arial" w:cs="Arial"/>
          <w:sz w:val="24"/>
          <w:szCs w:val="24"/>
          <w:lang w:eastAsia="zh-CN"/>
        </w:rPr>
        <w:t>分离样加到捕集柱中，使其流过捕集柱。</w:t>
      </w:r>
    </w:p>
    <w:p w14:paraId="7D0E70B5" w14:textId="5C035DDA" w:rsidR="00D51D28" w:rsidRPr="00775F0E" w:rsidRDefault="00203CAD" w:rsidP="00203CAD">
      <w:pPr>
        <w:widowControl w:val="0"/>
        <w:adjustRightInd w:val="0"/>
        <w:snapToGrid w:val="0"/>
        <w:spacing w:line="360" w:lineRule="auto"/>
        <w:jc w:val="both"/>
        <w:rPr>
          <w:rFonts w:ascii="Arial" w:hAnsi="Arial" w:cs="Arial"/>
          <w:sz w:val="24"/>
          <w:szCs w:val="24"/>
          <w:lang w:eastAsia="zh-CN"/>
        </w:rPr>
      </w:pPr>
      <w:r w:rsidRPr="00775F0E">
        <w:rPr>
          <w:rFonts w:ascii="Arial" w:hAnsi="Arial" w:cs="Arial" w:hint="eastAsia"/>
          <w:sz w:val="24"/>
          <w:szCs w:val="24"/>
          <w:lang w:eastAsia="zh-CN"/>
        </w:rPr>
        <w:t>1</w:t>
      </w:r>
      <w:r w:rsidRPr="00775F0E">
        <w:rPr>
          <w:rFonts w:ascii="Arial" w:hAnsi="Arial" w:cs="Arial"/>
          <w:sz w:val="24"/>
          <w:szCs w:val="24"/>
          <w:lang w:eastAsia="zh-CN"/>
        </w:rPr>
        <w:t xml:space="preserve">4). </w:t>
      </w:r>
      <w:r w:rsidR="00D51D28" w:rsidRPr="00775F0E">
        <w:rPr>
          <w:rFonts w:ascii="Arial" w:hAnsi="Arial" w:cs="Arial"/>
          <w:sz w:val="24"/>
          <w:szCs w:val="24"/>
          <w:lang w:eastAsia="zh-CN"/>
        </w:rPr>
        <w:t>用</w:t>
      </w:r>
      <w:r w:rsidR="00D51D28" w:rsidRPr="00775F0E">
        <w:rPr>
          <w:rFonts w:ascii="Arial" w:hAnsi="Arial" w:cs="Arial"/>
          <w:sz w:val="24"/>
          <w:szCs w:val="24"/>
          <w:lang w:eastAsia="zh-CN"/>
        </w:rPr>
        <w:t>1</w:t>
      </w:r>
      <w:r w:rsidR="000873FD" w:rsidRPr="00775F0E">
        <w:rPr>
          <w:rFonts w:ascii="Arial" w:hAnsi="Arial" w:cs="Arial"/>
          <w:sz w:val="24"/>
          <w:szCs w:val="24"/>
          <w:lang w:eastAsia="zh-CN"/>
        </w:rPr>
        <w:t xml:space="preserve"> </w:t>
      </w:r>
      <w:r w:rsidR="00D51D28" w:rsidRPr="00775F0E">
        <w:rPr>
          <w:rFonts w:ascii="Arial" w:hAnsi="Arial" w:cs="Arial"/>
          <w:sz w:val="24"/>
          <w:szCs w:val="24"/>
          <w:lang w:eastAsia="zh-CN"/>
        </w:rPr>
        <w:t>ml SR5</w:t>
      </w:r>
      <w:r w:rsidR="00D51D28" w:rsidRPr="00775F0E">
        <w:rPr>
          <w:rFonts w:ascii="Arial" w:hAnsi="Arial" w:cs="Arial"/>
          <w:sz w:val="24"/>
          <w:szCs w:val="24"/>
          <w:lang w:eastAsia="zh-CN"/>
        </w:rPr>
        <w:t>溶液洗涤捕集柱，流出液收集在</w:t>
      </w:r>
      <w:r w:rsidR="006F522D" w:rsidRPr="00775F0E">
        <w:rPr>
          <w:rFonts w:ascii="Arial" w:hAnsi="Arial" w:cs="Arial" w:hint="eastAsia"/>
          <w:sz w:val="24"/>
          <w:szCs w:val="24"/>
          <w:lang w:eastAsia="zh-CN"/>
        </w:rPr>
        <w:t>15</w:t>
      </w:r>
      <w:r w:rsidR="00A74284" w:rsidRPr="00775F0E">
        <w:rPr>
          <w:rFonts w:ascii="Arial" w:hAnsi="Arial" w:cs="Arial"/>
          <w:sz w:val="24"/>
          <w:szCs w:val="24"/>
          <w:lang w:eastAsia="zh-CN"/>
        </w:rPr>
        <w:t xml:space="preserve"> </w:t>
      </w:r>
      <w:r w:rsidR="006F522D" w:rsidRPr="00775F0E">
        <w:rPr>
          <w:rFonts w:ascii="Arial" w:hAnsi="Arial" w:cs="Arial"/>
          <w:sz w:val="24"/>
          <w:szCs w:val="24"/>
          <w:lang w:eastAsia="zh-CN"/>
        </w:rPr>
        <w:t>ml</w:t>
      </w:r>
      <w:r w:rsidR="00D51D28" w:rsidRPr="00775F0E">
        <w:rPr>
          <w:rFonts w:ascii="Arial" w:hAnsi="Arial" w:cs="Arial"/>
          <w:sz w:val="24"/>
          <w:szCs w:val="24"/>
          <w:lang w:eastAsia="zh-CN"/>
        </w:rPr>
        <w:t>离心管中。</w:t>
      </w:r>
    </w:p>
    <w:p w14:paraId="2E06B908" w14:textId="77777777" w:rsidR="00D51D28" w:rsidRPr="00D94120" w:rsidRDefault="00D51D28" w:rsidP="000873FD">
      <w:pPr>
        <w:widowControl w:val="0"/>
        <w:adjustRightInd w:val="0"/>
        <w:snapToGrid w:val="0"/>
        <w:spacing w:line="360" w:lineRule="auto"/>
        <w:ind w:leftChars="200" w:left="400"/>
        <w:jc w:val="both"/>
        <w:rPr>
          <w:rFonts w:ascii="Arial" w:hAnsi="Arial" w:cs="Arial"/>
          <w:sz w:val="24"/>
          <w:szCs w:val="24"/>
          <w:lang w:eastAsia="zh-CN"/>
        </w:rPr>
      </w:pPr>
      <w:r w:rsidRPr="00775F0E">
        <w:rPr>
          <w:rFonts w:ascii="Arial" w:hAnsi="Arial" w:cs="Arial"/>
          <w:sz w:val="24"/>
          <w:szCs w:val="24"/>
          <w:lang w:eastAsia="zh-CN"/>
        </w:rPr>
        <w:t>反应：样品加到捕集</w:t>
      </w:r>
      <w:r w:rsidRPr="00D94120">
        <w:rPr>
          <w:rFonts w:ascii="Arial" w:hAnsi="Arial" w:cs="Arial"/>
          <w:sz w:val="24"/>
          <w:szCs w:val="24"/>
          <w:lang w:eastAsia="zh-CN"/>
        </w:rPr>
        <w:t>柱上，核酸结合到柱基质上。捕集柱用</w:t>
      </w:r>
      <w:r w:rsidRPr="00D94120">
        <w:rPr>
          <w:rFonts w:ascii="Arial" w:hAnsi="Arial" w:cs="Arial"/>
          <w:sz w:val="24"/>
          <w:szCs w:val="24"/>
          <w:lang w:eastAsia="zh-CN"/>
        </w:rPr>
        <w:t>SR5</w:t>
      </w:r>
      <w:r w:rsidRPr="00D94120">
        <w:rPr>
          <w:rFonts w:ascii="Arial" w:hAnsi="Arial" w:cs="Arial"/>
          <w:sz w:val="24"/>
          <w:szCs w:val="24"/>
          <w:lang w:eastAsia="zh-CN"/>
        </w:rPr>
        <w:t>溶液洗涤确保未结合的污染物被去除掉。</w:t>
      </w:r>
    </w:p>
    <w:p w14:paraId="52F53A40" w14:textId="7D227095" w:rsidR="00D51D28" w:rsidRPr="00775F0E" w:rsidRDefault="00203CAD" w:rsidP="00203CAD">
      <w:pPr>
        <w:widowControl w:val="0"/>
        <w:adjustRightInd w:val="0"/>
        <w:snapToGrid w:val="0"/>
        <w:spacing w:line="360" w:lineRule="auto"/>
        <w:jc w:val="both"/>
        <w:rPr>
          <w:rFonts w:ascii="Arial" w:hAnsi="Arial" w:cs="Arial"/>
          <w:sz w:val="24"/>
          <w:szCs w:val="24"/>
          <w:lang w:eastAsia="zh-CN"/>
        </w:rPr>
      </w:pPr>
      <w:r w:rsidRPr="00203CAD">
        <w:rPr>
          <w:rFonts w:ascii="Arial" w:hAnsi="Arial" w:cs="Arial" w:hint="eastAsia"/>
          <w:sz w:val="24"/>
          <w:szCs w:val="24"/>
          <w:lang w:eastAsia="zh-CN"/>
        </w:rPr>
        <w:t>1</w:t>
      </w:r>
      <w:r w:rsidRPr="00203CAD">
        <w:rPr>
          <w:rFonts w:ascii="Arial" w:hAnsi="Arial" w:cs="Arial"/>
          <w:sz w:val="24"/>
          <w:szCs w:val="24"/>
          <w:lang w:eastAsia="zh-CN"/>
        </w:rPr>
        <w:t xml:space="preserve">5). </w:t>
      </w:r>
      <w:r w:rsidR="00D51D28" w:rsidRPr="00203CAD">
        <w:rPr>
          <w:rFonts w:ascii="Arial" w:hAnsi="Arial" w:cs="Arial"/>
          <w:sz w:val="24"/>
          <w:szCs w:val="24"/>
          <w:lang w:eastAsia="zh-CN"/>
        </w:rPr>
        <w:t>将捕集柱转移到一新</w:t>
      </w:r>
      <w:r w:rsidR="006F522D" w:rsidRPr="00775F0E">
        <w:rPr>
          <w:rFonts w:ascii="Arial" w:hAnsi="Arial" w:cs="Arial" w:hint="eastAsia"/>
          <w:sz w:val="24"/>
          <w:szCs w:val="24"/>
          <w:lang w:eastAsia="zh-CN"/>
        </w:rPr>
        <w:t>15</w:t>
      </w:r>
      <w:r w:rsidR="00A74284" w:rsidRPr="00775F0E">
        <w:rPr>
          <w:rFonts w:ascii="Arial" w:hAnsi="Arial" w:cs="Arial"/>
          <w:sz w:val="24"/>
          <w:szCs w:val="24"/>
          <w:lang w:eastAsia="zh-CN"/>
        </w:rPr>
        <w:t xml:space="preserve"> </w:t>
      </w:r>
      <w:r w:rsidR="006F522D" w:rsidRPr="00775F0E">
        <w:rPr>
          <w:rFonts w:ascii="Arial" w:hAnsi="Arial" w:cs="Arial" w:hint="eastAsia"/>
          <w:sz w:val="24"/>
          <w:szCs w:val="24"/>
          <w:lang w:eastAsia="zh-CN"/>
        </w:rPr>
        <w:t>ml</w:t>
      </w:r>
      <w:r w:rsidR="00D51D28" w:rsidRPr="00775F0E">
        <w:rPr>
          <w:rFonts w:ascii="Arial" w:hAnsi="Arial" w:cs="Arial"/>
          <w:sz w:val="24"/>
          <w:szCs w:val="24"/>
          <w:lang w:eastAsia="zh-CN"/>
        </w:rPr>
        <w:t>离心管中，摇晃</w:t>
      </w:r>
      <w:r w:rsidR="00D51D28" w:rsidRPr="00775F0E">
        <w:rPr>
          <w:rFonts w:ascii="Arial" w:hAnsi="Arial" w:cs="Arial"/>
          <w:sz w:val="24"/>
          <w:szCs w:val="24"/>
          <w:lang w:eastAsia="zh-CN"/>
        </w:rPr>
        <w:t>SR6</w:t>
      </w:r>
      <w:r w:rsidR="00D51D28" w:rsidRPr="00775F0E">
        <w:rPr>
          <w:rFonts w:ascii="Arial" w:hAnsi="Arial" w:cs="Arial"/>
          <w:sz w:val="24"/>
          <w:szCs w:val="24"/>
          <w:lang w:eastAsia="zh-CN"/>
        </w:rPr>
        <w:t>，然后加</w:t>
      </w:r>
      <w:r w:rsidR="00D51D28" w:rsidRPr="00775F0E">
        <w:rPr>
          <w:rFonts w:ascii="Arial" w:hAnsi="Arial" w:cs="Arial"/>
          <w:sz w:val="24"/>
          <w:szCs w:val="24"/>
          <w:lang w:eastAsia="zh-CN"/>
        </w:rPr>
        <w:t>1</w:t>
      </w:r>
      <w:r w:rsidR="000873FD" w:rsidRPr="00775F0E">
        <w:rPr>
          <w:rFonts w:ascii="Arial" w:hAnsi="Arial" w:cs="Arial"/>
          <w:sz w:val="24"/>
          <w:szCs w:val="24"/>
          <w:lang w:eastAsia="zh-CN"/>
        </w:rPr>
        <w:t xml:space="preserve"> </w:t>
      </w:r>
      <w:r w:rsidR="00D51D28" w:rsidRPr="00775F0E">
        <w:rPr>
          <w:rFonts w:ascii="Arial" w:hAnsi="Arial" w:cs="Arial"/>
          <w:sz w:val="24"/>
          <w:szCs w:val="24"/>
          <w:lang w:eastAsia="zh-CN"/>
        </w:rPr>
        <w:t>ml SR6</w:t>
      </w:r>
      <w:r w:rsidR="00D51D28" w:rsidRPr="00775F0E">
        <w:rPr>
          <w:rFonts w:ascii="Arial" w:hAnsi="Arial" w:cs="Arial"/>
          <w:sz w:val="24"/>
          <w:szCs w:val="24"/>
          <w:lang w:eastAsia="zh-CN"/>
        </w:rPr>
        <w:t>溶液到捕集柱中使其流过捕集柱，洗提</w:t>
      </w:r>
      <w:r w:rsidR="00D51D28" w:rsidRPr="00775F0E">
        <w:rPr>
          <w:rFonts w:ascii="Arial" w:hAnsi="Arial" w:cs="Arial"/>
          <w:sz w:val="24"/>
          <w:szCs w:val="24"/>
          <w:lang w:eastAsia="zh-CN"/>
        </w:rPr>
        <w:t>RNA</w:t>
      </w:r>
      <w:r w:rsidR="00D51D28" w:rsidRPr="00775F0E">
        <w:rPr>
          <w:rFonts w:ascii="Arial" w:hAnsi="Arial" w:cs="Arial"/>
          <w:sz w:val="24"/>
          <w:szCs w:val="24"/>
          <w:lang w:eastAsia="zh-CN"/>
        </w:rPr>
        <w:t>。</w:t>
      </w:r>
    </w:p>
    <w:p w14:paraId="24C89AFE" w14:textId="15C15FDC" w:rsidR="00D51D28" w:rsidRPr="00775F0E" w:rsidRDefault="00D51D28" w:rsidP="000873FD">
      <w:pPr>
        <w:widowControl w:val="0"/>
        <w:adjustRightInd w:val="0"/>
        <w:snapToGrid w:val="0"/>
        <w:spacing w:line="360" w:lineRule="auto"/>
        <w:ind w:leftChars="200" w:left="400"/>
        <w:jc w:val="both"/>
        <w:rPr>
          <w:rFonts w:ascii="Arial" w:hAnsi="Arial" w:cs="Arial"/>
          <w:sz w:val="24"/>
          <w:szCs w:val="24"/>
          <w:lang w:eastAsia="zh-CN"/>
        </w:rPr>
      </w:pPr>
      <w:r w:rsidRPr="00775F0E">
        <w:rPr>
          <w:rFonts w:ascii="Arial" w:hAnsi="Arial" w:cs="Arial"/>
          <w:sz w:val="24"/>
          <w:szCs w:val="24"/>
          <w:lang w:eastAsia="zh-CN"/>
        </w:rPr>
        <w:lastRenderedPageBreak/>
        <w:t>发生反应：</w:t>
      </w:r>
      <w:r w:rsidRPr="00775F0E">
        <w:rPr>
          <w:rFonts w:ascii="Arial" w:hAnsi="Arial" w:cs="Arial"/>
          <w:sz w:val="24"/>
          <w:szCs w:val="24"/>
          <w:lang w:eastAsia="zh-CN"/>
        </w:rPr>
        <w:t>SR6</w:t>
      </w:r>
      <w:r w:rsidRPr="00775F0E">
        <w:rPr>
          <w:rFonts w:ascii="Arial" w:hAnsi="Arial" w:cs="Arial"/>
          <w:sz w:val="24"/>
          <w:szCs w:val="24"/>
          <w:lang w:eastAsia="zh-CN"/>
        </w:rPr>
        <w:t>溶液</w:t>
      </w:r>
      <w:r w:rsidRPr="00775F0E">
        <w:rPr>
          <w:rFonts w:ascii="Arial" w:hAnsi="Arial" w:cs="Arial"/>
          <w:sz w:val="24"/>
          <w:szCs w:val="24"/>
          <w:lang w:eastAsia="zh-CN"/>
        </w:rPr>
        <w:t>RNA</w:t>
      </w:r>
      <w:proofErr w:type="gramStart"/>
      <w:r w:rsidRPr="00775F0E">
        <w:rPr>
          <w:rFonts w:ascii="Arial" w:hAnsi="Arial" w:cs="Arial"/>
          <w:sz w:val="24"/>
          <w:szCs w:val="24"/>
          <w:lang w:eastAsia="zh-CN"/>
        </w:rPr>
        <w:t>洗提缓冲</w:t>
      </w:r>
      <w:proofErr w:type="gramEnd"/>
      <w:r w:rsidRPr="00775F0E">
        <w:rPr>
          <w:rFonts w:ascii="Arial" w:hAnsi="Arial" w:cs="Arial"/>
          <w:sz w:val="24"/>
          <w:szCs w:val="24"/>
          <w:lang w:eastAsia="zh-CN"/>
        </w:rPr>
        <w:t>液是专有的盐溶液，它能使</w:t>
      </w:r>
      <w:r w:rsidRPr="00775F0E">
        <w:rPr>
          <w:rFonts w:ascii="Arial" w:hAnsi="Arial" w:cs="Arial"/>
          <w:sz w:val="24"/>
          <w:szCs w:val="24"/>
          <w:lang w:eastAsia="zh-CN"/>
        </w:rPr>
        <w:t>RNA</w:t>
      </w:r>
      <w:r w:rsidRPr="00775F0E">
        <w:rPr>
          <w:rFonts w:ascii="Arial" w:hAnsi="Arial" w:cs="Arial"/>
          <w:sz w:val="24"/>
          <w:szCs w:val="24"/>
          <w:lang w:eastAsia="zh-CN"/>
        </w:rPr>
        <w:t>流出而</w:t>
      </w:r>
      <w:r w:rsidRPr="00775F0E">
        <w:rPr>
          <w:rFonts w:ascii="Arial" w:hAnsi="Arial" w:cs="Arial"/>
          <w:sz w:val="24"/>
          <w:szCs w:val="24"/>
          <w:lang w:eastAsia="zh-CN"/>
        </w:rPr>
        <w:t>DNA</w:t>
      </w:r>
      <w:r w:rsidRPr="00775F0E">
        <w:rPr>
          <w:rFonts w:ascii="Arial" w:hAnsi="Arial" w:cs="Arial"/>
          <w:sz w:val="24"/>
          <w:szCs w:val="24"/>
          <w:lang w:eastAsia="zh-CN"/>
        </w:rPr>
        <w:t>、剩下的细胞碎片和抑制剂依然留在捕集柱上。</w:t>
      </w:r>
    </w:p>
    <w:p w14:paraId="3EEED1C6" w14:textId="194B5E7A" w:rsidR="00D51D28" w:rsidRPr="00775F0E" w:rsidRDefault="00203CAD" w:rsidP="00203CAD">
      <w:pPr>
        <w:widowControl w:val="0"/>
        <w:adjustRightInd w:val="0"/>
        <w:snapToGrid w:val="0"/>
        <w:spacing w:line="360" w:lineRule="auto"/>
        <w:ind w:left="600" w:hangingChars="250" w:hanging="600"/>
        <w:jc w:val="both"/>
        <w:rPr>
          <w:rFonts w:ascii="Arial" w:hAnsi="Arial" w:cs="Arial"/>
          <w:sz w:val="24"/>
          <w:szCs w:val="24"/>
          <w:lang w:eastAsia="zh-CN"/>
        </w:rPr>
      </w:pPr>
      <w:r w:rsidRPr="00775F0E">
        <w:rPr>
          <w:rFonts w:ascii="Arial" w:hAnsi="Arial" w:cs="Arial" w:hint="eastAsia"/>
          <w:sz w:val="24"/>
          <w:szCs w:val="24"/>
          <w:lang w:eastAsia="zh-CN"/>
        </w:rPr>
        <w:t>1</w:t>
      </w:r>
      <w:r w:rsidRPr="00775F0E">
        <w:rPr>
          <w:rFonts w:ascii="Arial" w:hAnsi="Arial" w:cs="Arial"/>
          <w:sz w:val="24"/>
          <w:szCs w:val="24"/>
          <w:lang w:eastAsia="zh-CN"/>
        </w:rPr>
        <w:t xml:space="preserve">6). </w:t>
      </w:r>
      <w:r w:rsidR="00D51D28" w:rsidRPr="00775F0E">
        <w:rPr>
          <w:rFonts w:ascii="Arial" w:hAnsi="Arial" w:cs="Arial"/>
          <w:sz w:val="24"/>
          <w:szCs w:val="24"/>
          <w:lang w:eastAsia="zh-CN"/>
        </w:rPr>
        <w:t>将洗提的</w:t>
      </w:r>
      <w:r w:rsidR="00D51D28" w:rsidRPr="00775F0E">
        <w:rPr>
          <w:rFonts w:ascii="Arial" w:hAnsi="Arial" w:cs="Arial"/>
          <w:sz w:val="24"/>
          <w:szCs w:val="24"/>
          <w:lang w:eastAsia="zh-CN"/>
        </w:rPr>
        <w:t>RNA</w:t>
      </w:r>
      <w:r w:rsidR="00D51D28" w:rsidRPr="00775F0E">
        <w:rPr>
          <w:rFonts w:ascii="Arial" w:hAnsi="Arial" w:cs="Arial"/>
          <w:sz w:val="24"/>
          <w:szCs w:val="24"/>
          <w:lang w:eastAsia="zh-CN"/>
        </w:rPr>
        <w:t>转移到</w:t>
      </w:r>
      <w:r w:rsidR="00D51D28" w:rsidRPr="00775F0E">
        <w:rPr>
          <w:rFonts w:ascii="Arial" w:hAnsi="Arial" w:cs="Arial"/>
          <w:sz w:val="24"/>
          <w:szCs w:val="24"/>
          <w:lang w:eastAsia="zh-CN"/>
        </w:rPr>
        <w:t>2.2</w:t>
      </w:r>
      <w:r w:rsidR="006F522D" w:rsidRPr="00775F0E">
        <w:rPr>
          <w:rFonts w:ascii="Arial" w:hAnsi="Arial" w:cs="Arial"/>
          <w:sz w:val="24"/>
          <w:szCs w:val="24"/>
          <w:lang w:eastAsia="zh-CN"/>
        </w:rPr>
        <w:t xml:space="preserve"> </w:t>
      </w:r>
      <w:r w:rsidR="00D51D28" w:rsidRPr="00775F0E">
        <w:rPr>
          <w:rFonts w:ascii="Arial" w:hAnsi="Arial" w:cs="Arial"/>
          <w:sz w:val="24"/>
          <w:szCs w:val="24"/>
          <w:lang w:eastAsia="zh-CN"/>
        </w:rPr>
        <w:t>ml</w:t>
      </w:r>
      <w:r w:rsidR="00D51D28" w:rsidRPr="00775F0E">
        <w:rPr>
          <w:rFonts w:ascii="Arial" w:hAnsi="Arial" w:cs="Arial"/>
          <w:sz w:val="24"/>
          <w:szCs w:val="24"/>
          <w:lang w:eastAsia="zh-CN"/>
        </w:rPr>
        <w:t>离心管中，并加</w:t>
      </w:r>
      <w:r w:rsidR="00D51D28" w:rsidRPr="00775F0E">
        <w:rPr>
          <w:rFonts w:ascii="Arial" w:hAnsi="Arial" w:cs="Arial"/>
          <w:sz w:val="24"/>
          <w:szCs w:val="24"/>
          <w:lang w:eastAsia="zh-CN"/>
        </w:rPr>
        <w:t>1</w:t>
      </w:r>
      <w:r w:rsidR="000873FD" w:rsidRPr="00775F0E">
        <w:rPr>
          <w:rFonts w:ascii="Arial" w:hAnsi="Arial" w:cs="Arial"/>
          <w:sz w:val="24"/>
          <w:szCs w:val="24"/>
          <w:lang w:eastAsia="zh-CN"/>
        </w:rPr>
        <w:t xml:space="preserve"> </w:t>
      </w:r>
      <w:r w:rsidR="00D51D28" w:rsidRPr="00775F0E">
        <w:rPr>
          <w:rFonts w:ascii="Arial" w:hAnsi="Arial" w:cs="Arial"/>
          <w:sz w:val="24"/>
          <w:szCs w:val="24"/>
          <w:lang w:eastAsia="zh-CN"/>
        </w:rPr>
        <w:t>ml SR4</w:t>
      </w:r>
      <w:r w:rsidR="00E1599C" w:rsidRPr="00775F0E">
        <w:rPr>
          <w:rFonts w:ascii="Arial" w:hAnsi="Arial" w:cs="Arial" w:hint="eastAsia"/>
          <w:sz w:val="24"/>
          <w:szCs w:val="24"/>
          <w:lang w:eastAsia="zh-CN"/>
        </w:rPr>
        <w:t>，</w:t>
      </w:r>
      <w:r w:rsidR="00D51D28" w:rsidRPr="00775F0E">
        <w:rPr>
          <w:rFonts w:ascii="Arial" w:hAnsi="Arial" w:cs="Arial"/>
          <w:sz w:val="24"/>
          <w:szCs w:val="24"/>
          <w:lang w:eastAsia="zh-CN"/>
        </w:rPr>
        <w:t>至少倒置混合一次，</w:t>
      </w:r>
      <w:r w:rsidR="00D51D28" w:rsidRPr="00775F0E">
        <w:rPr>
          <w:rFonts w:ascii="Arial" w:hAnsi="Arial" w:cs="Arial"/>
          <w:sz w:val="24"/>
          <w:szCs w:val="24"/>
          <w:lang w:eastAsia="zh-CN"/>
        </w:rPr>
        <w:t>-20</w:t>
      </w:r>
      <w:r w:rsidR="000873FD" w:rsidRPr="00775F0E">
        <w:rPr>
          <w:rFonts w:ascii="Arial" w:hAnsi="Arial" w:cs="Arial"/>
          <w:sz w:val="24"/>
          <w:szCs w:val="24"/>
          <w:lang w:eastAsia="zh-CN"/>
        </w:rPr>
        <w:t xml:space="preserve"> °C</w:t>
      </w:r>
      <w:r w:rsidR="00D51D28" w:rsidRPr="00775F0E">
        <w:rPr>
          <w:rFonts w:ascii="Arial" w:hAnsi="Arial" w:cs="Arial"/>
          <w:sz w:val="24"/>
          <w:szCs w:val="24"/>
          <w:lang w:eastAsia="zh-CN"/>
        </w:rPr>
        <w:t>静置</w:t>
      </w:r>
      <w:r w:rsidR="00D51D28" w:rsidRPr="00775F0E">
        <w:rPr>
          <w:rFonts w:ascii="Arial" w:hAnsi="Arial" w:cs="Arial"/>
          <w:sz w:val="24"/>
          <w:szCs w:val="24"/>
          <w:lang w:eastAsia="zh-CN"/>
        </w:rPr>
        <w:t>10 min</w:t>
      </w:r>
      <w:r w:rsidR="00D51D28" w:rsidRPr="00775F0E">
        <w:rPr>
          <w:rFonts w:ascii="Arial" w:hAnsi="Arial" w:cs="Arial"/>
          <w:sz w:val="24"/>
          <w:szCs w:val="24"/>
          <w:lang w:eastAsia="zh-CN"/>
        </w:rPr>
        <w:t>。</w:t>
      </w:r>
    </w:p>
    <w:p w14:paraId="6AF2680D" w14:textId="5022003B" w:rsidR="00D51D28" w:rsidRPr="00775F0E" w:rsidRDefault="00203CAD" w:rsidP="00203CAD">
      <w:pPr>
        <w:widowControl w:val="0"/>
        <w:adjustRightInd w:val="0"/>
        <w:snapToGrid w:val="0"/>
        <w:spacing w:line="360" w:lineRule="auto"/>
        <w:jc w:val="both"/>
        <w:rPr>
          <w:rFonts w:ascii="Arial" w:hAnsi="Arial" w:cs="Arial"/>
          <w:sz w:val="24"/>
          <w:szCs w:val="24"/>
          <w:lang w:eastAsia="zh-CN"/>
        </w:rPr>
      </w:pPr>
      <w:r w:rsidRPr="00775F0E">
        <w:rPr>
          <w:rFonts w:ascii="Arial" w:hAnsi="Arial" w:cs="Arial"/>
          <w:sz w:val="24"/>
          <w:szCs w:val="24"/>
          <w:lang w:eastAsia="zh-CN"/>
        </w:rPr>
        <w:t xml:space="preserve">17). </w:t>
      </w:r>
      <w:r w:rsidR="00D51D28" w:rsidRPr="00775F0E">
        <w:rPr>
          <w:rFonts w:ascii="Arial" w:hAnsi="Arial" w:cs="Arial"/>
          <w:sz w:val="24"/>
          <w:szCs w:val="24"/>
          <w:lang w:eastAsia="zh-CN"/>
        </w:rPr>
        <w:t>13</w:t>
      </w:r>
      <w:r w:rsidR="000873FD" w:rsidRPr="00775F0E">
        <w:rPr>
          <w:rFonts w:ascii="Arial" w:hAnsi="Arial" w:cs="Arial"/>
          <w:sz w:val="24"/>
          <w:szCs w:val="24"/>
          <w:lang w:eastAsia="zh-CN"/>
        </w:rPr>
        <w:t>,</w:t>
      </w:r>
      <w:r w:rsidR="00D51D28" w:rsidRPr="00775F0E">
        <w:rPr>
          <w:rFonts w:ascii="Arial" w:hAnsi="Arial" w:cs="Arial"/>
          <w:sz w:val="24"/>
          <w:szCs w:val="24"/>
          <w:lang w:eastAsia="zh-CN"/>
        </w:rPr>
        <w:t>000</w:t>
      </w:r>
      <w:r w:rsidR="000873FD" w:rsidRPr="00775F0E">
        <w:rPr>
          <w:rFonts w:ascii="Arial" w:hAnsi="Arial" w:cs="Arial"/>
          <w:sz w:val="24"/>
          <w:szCs w:val="24"/>
          <w:lang w:eastAsia="zh-CN"/>
        </w:rPr>
        <w:t xml:space="preserve"> × g</w:t>
      </w:r>
      <w:r w:rsidR="00D51D28" w:rsidRPr="00775F0E">
        <w:rPr>
          <w:rFonts w:ascii="Arial" w:hAnsi="Arial" w:cs="Arial"/>
          <w:sz w:val="24"/>
          <w:szCs w:val="24"/>
          <w:lang w:eastAsia="zh-CN"/>
        </w:rPr>
        <w:t>离心</w:t>
      </w:r>
      <w:r w:rsidR="00D51D28" w:rsidRPr="00775F0E">
        <w:rPr>
          <w:rFonts w:ascii="Arial" w:hAnsi="Arial" w:cs="Arial"/>
          <w:sz w:val="24"/>
          <w:szCs w:val="24"/>
          <w:lang w:eastAsia="zh-CN"/>
        </w:rPr>
        <w:t>15 min</w:t>
      </w:r>
      <w:r w:rsidR="00D51D28" w:rsidRPr="00775F0E">
        <w:rPr>
          <w:rFonts w:ascii="Arial" w:hAnsi="Arial" w:cs="Arial"/>
          <w:sz w:val="24"/>
          <w:szCs w:val="24"/>
          <w:lang w:eastAsia="zh-CN"/>
        </w:rPr>
        <w:t>。</w:t>
      </w:r>
    </w:p>
    <w:p w14:paraId="708EB3BB" w14:textId="610E7A59" w:rsidR="00D51D28" w:rsidRPr="00775F0E" w:rsidRDefault="00203CAD" w:rsidP="00203CAD">
      <w:pPr>
        <w:widowControl w:val="0"/>
        <w:adjustRightInd w:val="0"/>
        <w:snapToGrid w:val="0"/>
        <w:spacing w:line="360" w:lineRule="auto"/>
        <w:jc w:val="both"/>
        <w:rPr>
          <w:rFonts w:ascii="Arial" w:hAnsi="Arial" w:cs="Arial"/>
          <w:sz w:val="24"/>
          <w:szCs w:val="24"/>
          <w:lang w:eastAsia="zh-CN"/>
        </w:rPr>
      </w:pPr>
      <w:r w:rsidRPr="00775F0E">
        <w:rPr>
          <w:rFonts w:ascii="Arial" w:hAnsi="Arial" w:cs="Arial" w:hint="eastAsia"/>
          <w:sz w:val="24"/>
          <w:szCs w:val="24"/>
          <w:lang w:eastAsia="zh-CN"/>
        </w:rPr>
        <w:t>1</w:t>
      </w:r>
      <w:r w:rsidRPr="00775F0E">
        <w:rPr>
          <w:rFonts w:ascii="Arial" w:hAnsi="Arial" w:cs="Arial"/>
          <w:sz w:val="24"/>
          <w:szCs w:val="24"/>
          <w:lang w:eastAsia="zh-CN"/>
        </w:rPr>
        <w:t xml:space="preserve">8). </w:t>
      </w:r>
      <w:r w:rsidR="00D51D28" w:rsidRPr="00775F0E">
        <w:rPr>
          <w:rFonts w:ascii="Arial" w:hAnsi="Arial" w:cs="Arial"/>
          <w:sz w:val="24"/>
          <w:szCs w:val="24"/>
          <w:lang w:eastAsia="zh-CN"/>
        </w:rPr>
        <w:t>移去上清液，将</w:t>
      </w:r>
      <w:r w:rsidR="00D51D28" w:rsidRPr="00775F0E">
        <w:rPr>
          <w:rFonts w:ascii="Arial" w:hAnsi="Arial" w:cs="Arial"/>
          <w:sz w:val="24"/>
          <w:szCs w:val="24"/>
          <w:lang w:eastAsia="zh-CN"/>
        </w:rPr>
        <w:t>RNA</w:t>
      </w:r>
      <w:r w:rsidR="00D51D28" w:rsidRPr="00775F0E">
        <w:rPr>
          <w:rFonts w:ascii="Arial" w:hAnsi="Arial" w:cs="Arial"/>
          <w:sz w:val="24"/>
          <w:szCs w:val="24"/>
          <w:lang w:eastAsia="zh-CN"/>
        </w:rPr>
        <w:t>离心管</w:t>
      </w:r>
      <w:r w:rsidR="006F522D" w:rsidRPr="00775F0E">
        <w:rPr>
          <w:rFonts w:ascii="Arial" w:hAnsi="Arial" w:cs="Arial"/>
          <w:sz w:val="24"/>
          <w:szCs w:val="24"/>
          <w:lang w:eastAsia="zh-CN"/>
        </w:rPr>
        <w:t>倒置</w:t>
      </w:r>
      <w:r w:rsidR="006F522D" w:rsidRPr="00775F0E">
        <w:rPr>
          <w:rFonts w:ascii="Arial" w:hAnsi="Arial" w:cs="Arial" w:hint="eastAsia"/>
          <w:sz w:val="24"/>
          <w:szCs w:val="24"/>
          <w:lang w:eastAsia="zh-CN"/>
        </w:rPr>
        <w:t>在</w:t>
      </w:r>
      <w:r w:rsidR="00D51D28" w:rsidRPr="00775F0E">
        <w:rPr>
          <w:rFonts w:ascii="Arial" w:hAnsi="Arial" w:cs="Arial"/>
          <w:sz w:val="24"/>
          <w:szCs w:val="24"/>
          <w:lang w:eastAsia="zh-CN"/>
        </w:rPr>
        <w:t>纸巾上</w:t>
      </w:r>
      <w:r w:rsidR="00D51D28" w:rsidRPr="00775F0E">
        <w:rPr>
          <w:rFonts w:ascii="Arial" w:hAnsi="Arial" w:cs="Arial"/>
          <w:sz w:val="24"/>
          <w:szCs w:val="24"/>
          <w:lang w:eastAsia="zh-CN"/>
        </w:rPr>
        <w:t>10 min</w:t>
      </w:r>
      <w:r w:rsidR="00D51D28" w:rsidRPr="00775F0E">
        <w:rPr>
          <w:rFonts w:ascii="Arial" w:hAnsi="Arial" w:cs="Arial"/>
          <w:sz w:val="24"/>
          <w:szCs w:val="24"/>
          <w:lang w:eastAsia="zh-CN"/>
        </w:rPr>
        <w:t>，风干颗粒物。</w:t>
      </w:r>
    </w:p>
    <w:p w14:paraId="2B86F6FF" w14:textId="18AFBB93" w:rsidR="006E0904" w:rsidRPr="00775F0E" w:rsidRDefault="00203CAD" w:rsidP="00203CAD">
      <w:pPr>
        <w:widowControl w:val="0"/>
        <w:adjustRightInd w:val="0"/>
        <w:snapToGrid w:val="0"/>
        <w:spacing w:line="360" w:lineRule="auto"/>
        <w:jc w:val="both"/>
        <w:rPr>
          <w:rFonts w:ascii="Arial" w:hAnsi="Arial" w:cs="Arial"/>
          <w:sz w:val="24"/>
          <w:szCs w:val="24"/>
          <w:lang w:eastAsia="zh-CN"/>
        </w:rPr>
      </w:pPr>
      <w:r w:rsidRPr="00775F0E">
        <w:rPr>
          <w:rFonts w:ascii="Arial" w:hAnsi="Arial" w:cs="Arial" w:hint="eastAsia"/>
          <w:sz w:val="24"/>
          <w:szCs w:val="24"/>
          <w:lang w:eastAsia="zh-CN"/>
        </w:rPr>
        <w:t>1</w:t>
      </w:r>
      <w:r w:rsidRPr="00775F0E">
        <w:rPr>
          <w:rFonts w:ascii="Arial" w:hAnsi="Arial" w:cs="Arial"/>
          <w:sz w:val="24"/>
          <w:szCs w:val="24"/>
          <w:lang w:eastAsia="zh-CN"/>
        </w:rPr>
        <w:t xml:space="preserve">9). </w:t>
      </w:r>
      <w:r w:rsidR="00D51D28" w:rsidRPr="00775F0E">
        <w:rPr>
          <w:rFonts w:ascii="Arial" w:hAnsi="Arial" w:cs="Arial"/>
          <w:sz w:val="24"/>
          <w:szCs w:val="24"/>
          <w:lang w:eastAsia="zh-CN"/>
        </w:rPr>
        <w:t>加</w:t>
      </w:r>
      <w:r w:rsidR="00D51D28" w:rsidRPr="00775F0E">
        <w:rPr>
          <w:rFonts w:ascii="Arial" w:hAnsi="Arial" w:cs="Arial"/>
          <w:sz w:val="24"/>
          <w:szCs w:val="24"/>
          <w:lang w:eastAsia="zh-CN"/>
        </w:rPr>
        <w:t>100</w:t>
      </w:r>
      <w:r w:rsidR="000873FD" w:rsidRPr="00775F0E">
        <w:rPr>
          <w:rFonts w:ascii="Arial" w:hAnsi="Arial" w:cs="Arial"/>
          <w:sz w:val="24"/>
          <w:szCs w:val="24"/>
          <w:lang w:eastAsia="zh-CN"/>
        </w:rPr>
        <w:t xml:space="preserve"> </w:t>
      </w:r>
      <w:proofErr w:type="spellStart"/>
      <w:r w:rsidR="00D51D28" w:rsidRPr="00775F0E">
        <w:rPr>
          <w:rFonts w:ascii="Arial" w:hAnsi="Arial" w:cs="Arial"/>
          <w:sz w:val="24"/>
          <w:szCs w:val="24"/>
          <w:lang w:eastAsia="zh-CN"/>
        </w:rPr>
        <w:t>μl</w:t>
      </w:r>
      <w:proofErr w:type="spellEnd"/>
      <w:r w:rsidR="00D51D28" w:rsidRPr="00775F0E">
        <w:rPr>
          <w:rFonts w:ascii="Arial" w:hAnsi="Arial" w:cs="Arial"/>
          <w:sz w:val="24"/>
          <w:szCs w:val="24"/>
          <w:lang w:eastAsia="zh-CN"/>
        </w:rPr>
        <w:t xml:space="preserve"> SR7</w:t>
      </w:r>
      <w:r w:rsidR="00D51D28" w:rsidRPr="00775F0E">
        <w:rPr>
          <w:rFonts w:ascii="Arial" w:hAnsi="Arial" w:cs="Arial"/>
          <w:sz w:val="24"/>
          <w:szCs w:val="24"/>
          <w:lang w:eastAsia="zh-CN"/>
        </w:rPr>
        <w:t>溶液使</w:t>
      </w:r>
      <w:r w:rsidR="00D51D28" w:rsidRPr="00775F0E">
        <w:rPr>
          <w:rFonts w:ascii="Arial" w:hAnsi="Arial" w:cs="Arial"/>
          <w:sz w:val="24"/>
          <w:szCs w:val="24"/>
          <w:lang w:eastAsia="zh-CN"/>
        </w:rPr>
        <w:t>RNA</w:t>
      </w:r>
      <w:r w:rsidR="00D51D28" w:rsidRPr="00775F0E">
        <w:rPr>
          <w:rFonts w:ascii="Arial" w:hAnsi="Arial" w:cs="Arial"/>
          <w:sz w:val="24"/>
          <w:szCs w:val="24"/>
          <w:lang w:eastAsia="zh-CN"/>
        </w:rPr>
        <w:t>颗粒再悬浮。</w:t>
      </w:r>
    </w:p>
    <w:p w14:paraId="315F6B6E" w14:textId="77777777" w:rsidR="00E1599C" w:rsidRPr="00775F0E" w:rsidRDefault="00E1599C" w:rsidP="00E1599C">
      <w:pPr>
        <w:pStyle w:val="ad"/>
        <w:widowControl w:val="0"/>
        <w:adjustRightInd w:val="0"/>
        <w:snapToGrid w:val="0"/>
        <w:spacing w:line="360" w:lineRule="auto"/>
        <w:ind w:left="480" w:firstLineChars="0" w:firstLine="0"/>
        <w:jc w:val="both"/>
        <w:rPr>
          <w:rFonts w:ascii="Arial" w:hAnsi="Arial" w:cs="Arial"/>
          <w:lang w:eastAsia="zh-CN"/>
        </w:rPr>
      </w:pPr>
    </w:p>
    <w:p w14:paraId="78FB9474" w14:textId="79C1C53A" w:rsidR="006E0904" w:rsidRPr="006E0904" w:rsidRDefault="006E0904" w:rsidP="00FF321E">
      <w:pPr>
        <w:widowControl w:val="0"/>
        <w:adjustRightInd w:val="0"/>
        <w:snapToGrid w:val="0"/>
        <w:spacing w:line="360" w:lineRule="auto"/>
        <w:jc w:val="both"/>
        <w:rPr>
          <w:rFonts w:ascii="黑体" w:eastAsia="黑体" w:hAnsi="黑体" w:cs="Arial"/>
          <w:b/>
          <w:iCs/>
          <w:sz w:val="24"/>
          <w:szCs w:val="24"/>
          <w:lang w:eastAsia="zh-CN"/>
        </w:rPr>
      </w:pPr>
      <w:r w:rsidRPr="006E0904">
        <w:rPr>
          <w:rFonts w:ascii="黑体" w:eastAsia="黑体" w:hAnsi="黑体" w:cs="Arial" w:hint="eastAsia"/>
          <w:b/>
          <w:iCs/>
          <w:sz w:val="24"/>
          <w:szCs w:val="24"/>
          <w:lang w:eastAsia="zh-CN"/>
        </w:rPr>
        <w:t>注意事项</w:t>
      </w:r>
    </w:p>
    <w:p w14:paraId="6A024086" w14:textId="2E9DFEB7" w:rsidR="00D51D28" w:rsidRDefault="00D51D28" w:rsidP="00FF321E">
      <w:pPr>
        <w:widowControl w:val="0"/>
        <w:adjustRightInd w:val="0"/>
        <w:snapToGrid w:val="0"/>
        <w:spacing w:line="360" w:lineRule="auto"/>
        <w:jc w:val="both"/>
        <w:rPr>
          <w:rFonts w:ascii="Arial" w:hAnsi="Arial" w:cs="Arial"/>
          <w:iCs/>
          <w:sz w:val="24"/>
          <w:szCs w:val="24"/>
          <w:lang w:eastAsia="zh-CN"/>
        </w:rPr>
      </w:pPr>
      <w:r w:rsidRPr="006E0904">
        <w:rPr>
          <w:rFonts w:ascii="Arial" w:hAnsi="Arial" w:cs="Arial"/>
          <w:iCs/>
          <w:sz w:val="24"/>
          <w:szCs w:val="24"/>
          <w:lang w:eastAsia="zh-CN"/>
        </w:rPr>
        <w:t>为防止</w:t>
      </w:r>
      <w:r w:rsidRPr="006E0904">
        <w:rPr>
          <w:rFonts w:ascii="Arial" w:hAnsi="Arial" w:cs="Arial"/>
          <w:iCs/>
          <w:sz w:val="24"/>
          <w:szCs w:val="24"/>
          <w:lang w:eastAsia="zh-CN"/>
        </w:rPr>
        <w:t>DNA</w:t>
      </w:r>
      <w:r w:rsidRPr="006E0904">
        <w:rPr>
          <w:rFonts w:ascii="Arial" w:hAnsi="Arial" w:cs="Arial"/>
          <w:iCs/>
          <w:sz w:val="24"/>
          <w:szCs w:val="24"/>
          <w:lang w:eastAsia="zh-CN"/>
        </w:rPr>
        <w:t>交叉污染，</w:t>
      </w:r>
      <w:r w:rsidRPr="006E0904">
        <w:rPr>
          <w:rFonts w:ascii="Arial" w:hAnsi="Arial" w:cs="Arial"/>
          <w:iCs/>
          <w:sz w:val="24"/>
          <w:szCs w:val="24"/>
          <w:lang w:eastAsia="zh-CN"/>
        </w:rPr>
        <w:t>DNA</w:t>
      </w:r>
      <w:r w:rsidRPr="006E0904">
        <w:rPr>
          <w:rFonts w:ascii="Arial" w:hAnsi="Arial" w:cs="Arial"/>
          <w:iCs/>
          <w:sz w:val="24"/>
          <w:szCs w:val="24"/>
          <w:lang w:eastAsia="zh-CN"/>
        </w:rPr>
        <w:t>污染物的去除很重要，纯化的</w:t>
      </w:r>
      <w:r w:rsidRPr="006E0904">
        <w:rPr>
          <w:rFonts w:ascii="Arial" w:hAnsi="Arial" w:cs="Arial"/>
          <w:iCs/>
          <w:sz w:val="24"/>
          <w:szCs w:val="24"/>
          <w:lang w:eastAsia="zh-CN"/>
        </w:rPr>
        <w:t>RNA</w:t>
      </w:r>
      <w:r w:rsidRPr="006E0904">
        <w:rPr>
          <w:rFonts w:ascii="Arial" w:hAnsi="Arial" w:cs="Arial"/>
          <w:iCs/>
          <w:sz w:val="24"/>
          <w:szCs w:val="24"/>
          <w:lang w:eastAsia="zh-CN"/>
        </w:rPr>
        <w:t>应该直接用</w:t>
      </w:r>
      <w:r w:rsidRPr="006E0904">
        <w:rPr>
          <w:rFonts w:ascii="Arial" w:hAnsi="Arial" w:cs="Arial"/>
          <w:iCs/>
          <w:sz w:val="24"/>
          <w:szCs w:val="24"/>
          <w:lang w:eastAsia="zh-CN"/>
        </w:rPr>
        <w:t>PCR</w:t>
      </w:r>
      <w:r w:rsidRPr="006E0904">
        <w:rPr>
          <w:rFonts w:ascii="Arial" w:hAnsi="Arial" w:cs="Arial"/>
          <w:iCs/>
          <w:sz w:val="24"/>
          <w:szCs w:val="24"/>
          <w:lang w:eastAsia="zh-CN"/>
        </w:rPr>
        <w:t>检测。</w:t>
      </w:r>
      <w:r w:rsidR="00E1599C">
        <w:rPr>
          <w:rFonts w:ascii="Arial" w:hAnsi="Arial" w:cs="Arial" w:hint="eastAsia"/>
          <w:iCs/>
          <w:sz w:val="24"/>
          <w:szCs w:val="24"/>
          <w:lang w:eastAsia="zh-CN"/>
        </w:rPr>
        <w:t xml:space="preserve"> </w:t>
      </w:r>
      <w:r w:rsidRPr="006E0904">
        <w:rPr>
          <w:rFonts w:ascii="Arial" w:hAnsi="Arial" w:cs="Arial"/>
          <w:iCs/>
          <w:sz w:val="24"/>
          <w:szCs w:val="24"/>
          <w:lang w:eastAsia="zh-CN"/>
        </w:rPr>
        <w:t>琼脂糖电泳缺乏检测复制片段表明缺乏检测到的交叉污染</w:t>
      </w:r>
      <w:r w:rsidRPr="006E0904">
        <w:rPr>
          <w:rFonts w:ascii="Arial" w:hAnsi="Arial" w:cs="Arial"/>
          <w:iCs/>
          <w:sz w:val="24"/>
          <w:szCs w:val="24"/>
          <w:lang w:eastAsia="zh-CN"/>
        </w:rPr>
        <w:t>DNA</w:t>
      </w:r>
      <w:r w:rsidRPr="006E0904">
        <w:rPr>
          <w:rFonts w:ascii="Arial" w:hAnsi="Arial" w:cs="Arial"/>
          <w:iCs/>
          <w:sz w:val="24"/>
          <w:szCs w:val="24"/>
          <w:lang w:eastAsia="zh-CN"/>
        </w:rPr>
        <w:t>。</w:t>
      </w:r>
      <w:r w:rsidR="00E1599C">
        <w:rPr>
          <w:rFonts w:ascii="Arial" w:hAnsi="Arial" w:cs="Arial" w:hint="eastAsia"/>
          <w:iCs/>
          <w:sz w:val="24"/>
          <w:szCs w:val="24"/>
          <w:lang w:eastAsia="zh-CN"/>
        </w:rPr>
        <w:t xml:space="preserve"> </w:t>
      </w:r>
      <w:r w:rsidRPr="006E0904">
        <w:rPr>
          <w:rFonts w:ascii="Arial" w:hAnsi="Arial" w:cs="Arial"/>
          <w:iCs/>
          <w:sz w:val="24"/>
          <w:szCs w:val="24"/>
          <w:lang w:eastAsia="zh-CN"/>
        </w:rPr>
        <w:t>如果检测到</w:t>
      </w:r>
      <w:r w:rsidRPr="006E0904">
        <w:rPr>
          <w:rFonts w:ascii="Arial" w:hAnsi="Arial" w:cs="Arial"/>
          <w:iCs/>
          <w:sz w:val="24"/>
          <w:szCs w:val="24"/>
          <w:lang w:eastAsia="zh-CN"/>
        </w:rPr>
        <w:t>DNA</w:t>
      </w:r>
      <w:r w:rsidR="00E1599C">
        <w:rPr>
          <w:rFonts w:ascii="Arial" w:hAnsi="Arial" w:cs="Arial" w:hint="eastAsia"/>
          <w:iCs/>
          <w:sz w:val="24"/>
          <w:szCs w:val="24"/>
          <w:lang w:eastAsia="zh-CN"/>
        </w:rPr>
        <w:t>，</w:t>
      </w:r>
      <w:r w:rsidRPr="006E0904">
        <w:rPr>
          <w:rFonts w:ascii="Arial" w:hAnsi="Arial" w:cs="Arial"/>
          <w:iCs/>
          <w:sz w:val="24"/>
          <w:szCs w:val="24"/>
          <w:lang w:eastAsia="zh-CN"/>
        </w:rPr>
        <w:t>需要进一步使用</w:t>
      </w:r>
      <w:r w:rsidRPr="006E0904">
        <w:rPr>
          <w:rFonts w:ascii="Arial" w:hAnsi="Arial" w:cs="Arial"/>
          <w:iCs/>
          <w:sz w:val="24"/>
          <w:szCs w:val="24"/>
          <w:lang w:eastAsia="zh-CN"/>
        </w:rPr>
        <w:t>DNase I</w:t>
      </w:r>
      <w:r w:rsidRPr="006E0904">
        <w:rPr>
          <w:rFonts w:ascii="Arial" w:hAnsi="Arial" w:cs="Arial"/>
          <w:iCs/>
          <w:sz w:val="24"/>
          <w:szCs w:val="24"/>
          <w:lang w:eastAsia="zh-CN"/>
        </w:rPr>
        <w:t>分离</w:t>
      </w:r>
      <w:r w:rsidRPr="006E0904">
        <w:rPr>
          <w:rFonts w:ascii="Arial" w:hAnsi="Arial" w:cs="Arial"/>
          <w:iCs/>
          <w:sz w:val="24"/>
          <w:szCs w:val="24"/>
          <w:lang w:eastAsia="zh-CN"/>
        </w:rPr>
        <w:t>RNA</w:t>
      </w:r>
      <w:r w:rsidRPr="006E0904">
        <w:rPr>
          <w:rFonts w:ascii="Arial" w:hAnsi="Arial" w:cs="Arial"/>
          <w:iCs/>
          <w:sz w:val="24"/>
          <w:szCs w:val="24"/>
          <w:lang w:eastAsia="zh-CN"/>
        </w:rPr>
        <w:t>。</w:t>
      </w:r>
    </w:p>
    <w:p w14:paraId="7E4174A4" w14:textId="77777777" w:rsidR="005016E5" w:rsidRDefault="005016E5" w:rsidP="00FF321E">
      <w:pPr>
        <w:widowControl w:val="0"/>
        <w:adjustRightInd w:val="0"/>
        <w:snapToGrid w:val="0"/>
        <w:spacing w:line="360" w:lineRule="auto"/>
        <w:jc w:val="both"/>
        <w:rPr>
          <w:rFonts w:ascii="Arial" w:hAnsi="Arial" w:cs="Arial"/>
          <w:iCs/>
          <w:sz w:val="24"/>
          <w:szCs w:val="24"/>
          <w:lang w:eastAsia="zh-CN"/>
        </w:rPr>
      </w:pPr>
    </w:p>
    <w:p w14:paraId="006F1EF9" w14:textId="188A0A21" w:rsidR="00D51D28" w:rsidRPr="00775F0E" w:rsidRDefault="00D51D28" w:rsidP="005016E5">
      <w:pPr>
        <w:adjustRightInd w:val="0"/>
        <w:snapToGrid w:val="0"/>
        <w:spacing w:line="360" w:lineRule="auto"/>
        <w:jc w:val="both"/>
        <w:rPr>
          <w:rFonts w:ascii="Arial" w:hAnsi="Arial" w:cs="Arial"/>
          <w:b/>
          <w:iCs/>
          <w:sz w:val="24"/>
          <w:szCs w:val="24"/>
          <w:lang w:eastAsia="zh-CN"/>
        </w:rPr>
      </w:pPr>
      <w:r w:rsidRPr="005016E5">
        <w:rPr>
          <w:rFonts w:ascii="Arial" w:hAnsi="Arial" w:cs="Arial"/>
          <w:b/>
          <w:iCs/>
          <w:sz w:val="24"/>
          <w:szCs w:val="24"/>
          <w:lang w:eastAsia="zh-CN"/>
        </w:rPr>
        <w:t>土壤</w:t>
      </w:r>
      <w:r w:rsidRPr="005016E5">
        <w:rPr>
          <w:rFonts w:ascii="Arial" w:hAnsi="Arial" w:cs="Arial"/>
          <w:b/>
          <w:iCs/>
          <w:sz w:val="24"/>
          <w:szCs w:val="24"/>
          <w:lang w:eastAsia="zh-CN"/>
        </w:rPr>
        <w:t>RNA</w:t>
      </w:r>
      <w:r w:rsidRPr="005016E5">
        <w:rPr>
          <w:rFonts w:ascii="Arial" w:hAnsi="Arial" w:cs="Arial"/>
          <w:b/>
          <w:iCs/>
          <w:sz w:val="24"/>
          <w:szCs w:val="24"/>
          <w:lang w:eastAsia="zh-CN"/>
        </w:rPr>
        <w:t>样本提取</w:t>
      </w:r>
      <w:r w:rsidR="00E55652" w:rsidRPr="005016E5">
        <w:rPr>
          <w:rFonts w:ascii="Arial" w:hAnsi="Arial" w:cs="Arial" w:hint="eastAsia"/>
          <w:b/>
          <w:iCs/>
          <w:sz w:val="24"/>
          <w:szCs w:val="24"/>
          <w:lang w:eastAsia="zh-CN"/>
        </w:rPr>
        <w:t>效果评价</w:t>
      </w:r>
    </w:p>
    <w:p w14:paraId="7841B9F0" w14:textId="0C1976BF" w:rsidR="00E1599C" w:rsidRPr="00775F0E" w:rsidRDefault="00D51D28" w:rsidP="00E1599C">
      <w:pPr>
        <w:widowControl w:val="0"/>
        <w:adjustRightInd w:val="0"/>
        <w:snapToGrid w:val="0"/>
        <w:spacing w:line="360" w:lineRule="auto"/>
        <w:jc w:val="both"/>
        <w:rPr>
          <w:rFonts w:ascii="Arial" w:hAnsi="Arial" w:cs="Arial"/>
          <w:bCs/>
          <w:sz w:val="24"/>
          <w:szCs w:val="24"/>
          <w:lang w:eastAsia="zh-CN"/>
        </w:rPr>
      </w:pPr>
      <w:r w:rsidRPr="00775F0E">
        <w:rPr>
          <w:rFonts w:ascii="Arial" w:hAnsi="Arial" w:cs="Arial"/>
          <w:sz w:val="24"/>
          <w:szCs w:val="24"/>
          <w:lang w:eastAsia="zh-CN"/>
        </w:rPr>
        <w:t>实验借助市售土壤</w:t>
      </w:r>
      <w:r w:rsidRPr="00775F0E">
        <w:rPr>
          <w:rFonts w:ascii="Arial" w:hAnsi="Arial" w:cs="Arial"/>
          <w:sz w:val="24"/>
          <w:szCs w:val="24"/>
          <w:lang w:eastAsia="zh-CN"/>
        </w:rPr>
        <w:t>RNA</w:t>
      </w:r>
      <w:r w:rsidRPr="00775F0E">
        <w:rPr>
          <w:rFonts w:ascii="Arial" w:hAnsi="Arial" w:cs="Arial"/>
          <w:sz w:val="24"/>
          <w:szCs w:val="24"/>
          <w:lang w:eastAsia="zh-CN"/>
        </w:rPr>
        <w:t>提取试剂盒</w:t>
      </w:r>
      <w:r w:rsidR="00916666" w:rsidRPr="00775F0E">
        <w:rPr>
          <w:rFonts w:ascii="Arial" w:hAnsi="Arial" w:cs="Arial"/>
          <w:sz w:val="24"/>
          <w:szCs w:val="24"/>
          <w:lang w:val="en-AU"/>
        </w:rPr>
        <w:t>（</w:t>
      </w:r>
      <w:r w:rsidR="006F522D" w:rsidRPr="00775F0E">
        <w:rPr>
          <w:rFonts w:ascii="Arial" w:hAnsi="Arial" w:cs="Arial"/>
          <w:sz w:val="24"/>
          <w:szCs w:val="24"/>
        </w:rPr>
        <w:t xml:space="preserve">RNA Mini Kit, </w:t>
      </w:r>
      <w:r w:rsidRPr="00775F0E">
        <w:rPr>
          <w:rFonts w:ascii="Arial" w:hAnsi="Arial" w:cs="Arial"/>
          <w:sz w:val="24"/>
          <w:szCs w:val="24"/>
          <w:lang w:val="en-AU"/>
        </w:rPr>
        <w:t>Qiagen, Germany</w:t>
      </w:r>
      <w:r w:rsidR="00916666" w:rsidRPr="00775F0E">
        <w:rPr>
          <w:rFonts w:ascii="Arial" w:hAnsi="Arial" w:cs="Arial"/>
          <w:sz w:val="24"/>
          <w:szCs w:val="24"/>
          <w:lang w:val="en-AU" w:eastAsia="zh-CN"/>
        </w:rPr>
        <w:t>）</w:t>
      </w:r>
      <w:r w:rsidRPr="00775F0E">
        <w:rPr>
          <w:rFonts w:ascii="Arial" w:hAnsi="Arial" w:cs="Arial"/>
          <w:sz w:val="24"/>
          <w:szCs w:val="24"/>
          <w:lang w:val="en-AU" w:eastAsia="zh-CN"/>
        </w:rPr>
        <w:t>比较</w:t>
      </w:r>
      <w:r w:rsidRPr="00775F0E">
        <w:rPr>
          <w:rFonts w:ascii="Arial" w:hAnsi="Arial" w:cs="Arial"/>
          <w:sz w:val="24"/>
          <w:szCs w:val="24"/>
          <w:lang w:eastAsia="zh-CN"/>
        </w:rPr>
        <w:t>两种不同类型</w:t>
      </w:r>
      <w:r w:rsidR="00916666" w:rsidRPr="00775F0E">
        <w:rPr>
          <w:rFonts w:ascii="Arial" w:hAnsi="Arial" w:cs="Arial"/>
          <w:sz w:val="24"/>
          <w:szCs w:val="24"/>
          <w:lang w:eastAsia="zh-CN"/>
        </w:rPr>
        <w:t>（</w:t>
      </w:r>
      <w:r w:rsidRPr="00775F0E">
        <w:rPr>
          <w:rFonts w:ascii="Arial" w:hAnsi="Arial" w:cs="Arial"/>
          <w:sz w:val="24"/>
          <w:szCs w:val="24"/>
          <w:lang w:eastAsia="zh-CN"/>
        </w:rPr>
        <w:t>酸性、碱性</w:t>
      </w:r>
      <w:r w:rsidR="00916666" w:rsidRPr="00775F0E">
        <w:rPr>
          <w:rFonts w:ascii="Arial" w:hAnsi="Arial" w:cs="Arial"/>
          <w:sz w:val="24"/>
          <w:szCs w:val="24"/>
          <w:lang w:eastAsia="zh-CN"/>
        </w:rPr>
        <w:t>）</w:t>
      </w:r>
      <w:r w:rsidRPr="00775F0E">
        <w:rPr>
          <w:rFonts w:ascii="Arial" w:hAnsi="Arial" w:cs="Arial"/>
          <w:sz w:val="24"/>
          <w:szCs w:val="24"/>
          <w:lang w:eastAsia="zh-CN"/>
        </w:rPr>
        <w:t>的湿地土壤样本总</w:t>
      </w:r>
      <w:r w:rsidRPr="00775F0E">
        <w:rPr>
          <w:rFonts w:ascii="Arial" w:hAnsi="Arial" w:cs="Arial"/>
          <w:sz w:val="24"/>
          <w:szCs w:val="24"/>
          <w:lang w:eastAsia="zh-CN"/>
        </w:rPr>
        <w:t>RNA</w:t>
      </w:r>
      <w:r w:rsidRPr="00775F0E">
        <w:rPr>
          <w:rFonts w:ascii="Arial" w:hAnsi="Arial" w:cs="Arial"/>
          <w:sz w:val="24"/>
          <w:szCs w:val="24"/>
          <w:lang w:eastAsia="zh-CN"/>
        </w:rPr>
        <w:t>提取效果，纯度和浓度测试结果</w:t>
      </w:r>
      <w:r w:rsidR="00E1599C" w:rsidRPr="00775F0E">
        <w:rPr>
          <w:rFonts w:ascii="Arial" w:hAnsi="Arial" w:cs="Arial" w:hint="eastAsia"/>
          <w:sz w:val="24"/>
          <w:szCs w:val="24"/>
          <w:lang w:eastAsia="zh-CN"/>
        </w:rPr>
        <w:t>如</w:t>
      </w:r>
      <w:r w:rsidRPr="00775F0E">
        <w:rPr>
          <w:rFonts w:ascii="Arial" w:hAnsi="Arial" w:cs="Arial"/>
          <w:sz w:val="24"/>
          <w:szCs w:val="24"/>
          <w:lang w:eastAsia="zh-CN"/>
        </w:rPr>
        <w:t>表</w:t>
      </w:r>
      <w:r w:rsidRPr="00775F0E">
        <w:rPr>
          <w:rFonts w:ascii="Arial" w:hAnsi="Arial" w:cs="Arial"/>
          <w:sz w:val="24"/>
          <w:szCs w:val="24"/>
          <w:lang w:eastAsia="zh-CN"/>
        </w:rPr>
        <w:t>1</w:t>
      </w:r>
      <w:r w:rsidR="00E1599C" w:rsidRPr="00775F0E">
        <w:rPr>
          <w:rFonts w:ascii="Arial" w:hAnsi="Arial" w:cs="Arial" w:hint="eastAsia"/>
          <w:sz w:val="24"/>
          <w:szCs w:val="24"/>
          <w:lang w:eastAsia="zh-CN"/>
        </w:rPr>
        <w:t>所示。</w:t>
      </w:r>
      <w:r w:rsidR="00E1599C" w:rsidRPr="00775F0E">
        <w:rPr>
          <w:rFonts w:ascii="Arial" w:hAnsi="Arial" w:cs="Arial" w:hint="eastAsia"/>
          <w:bCs/>
          <w:sz w:val="24"/>
          <w:szCs w:val="24"/>
          <w:lang w:eastAsia="zh-CN"/>
        </w:rPr>
        <w:t>OD260</w:t>
      </w:r>
      <w:r w:rsidR="00E1599C" w:rsidRPr="00775F0E">
        <w:rPr>
          <w:rFonts w:ascii="Arial" w:hAnsi="Arial" w:cs="Arial" w:hint="eastAsia"/>
          <w:bCs/>
          <w:sz w:val="24"/>
          <w:szCs w:val="24"/>
          <w:lang w:eastAsia="zh-CN"/>
        </w:rPr>
        <w:t>代表核酸的吸光度，</w:t>
      </w:r>
      <w:r w:rsidR="00E1599C" w:rsidRPr="00775F0E">
        <w:rPr>
          <w:rFonts w:ascii="Arial" w:hAnsi="Arial" w:cs="Arial" w:hint="eastAsia"/>
          <w:bCs/>
          <w:sz w:val="24"/>
          <w:szCs w:val="24"/>
          <w:lang w:eastAsia="zh-CN"/>
        </w:rPr>
        <w:t>OD280</w:t>
      </w:r>
      <w:r w:rsidR="00E1599C" w:rsidRPr="00775F0E">
        <w:rPr>
          <w:rFonts w:ascii="Arial" w:hAnsi="Arial" w:cs="Arial" w:hint="eastAsia"/>
          <w:bCs/>
          <w:sz w:val="24"/>
          <w:szCs w:val="24"/>
          <w:lang w:eastAsia="zh-CN"/>
        </w:rPr>
        <w:t>代表蛋白质的吸光度，</w:t>
      </w:r>
      <w:r w:rsidR="00E1599C" w:rsidRPr="00775F0E">
        <w:rPr>
          <w:rFonts w:ascii="Arial" w:hAnsi="Arial" w:cs="Arial" w:hint="eastAsia"/>
          <w:bCs/>
          <w:sz w:val="24"/>
          <w:szCs w:val="24"/>
          <w:lang w:eastAsia="zh-CN"/>
        </w:rPr>
        <w:t>OD230</w:t>
      </w:r>
      <w:r w:rsidR="00E1599C" w:rsidRPr="00775F0E">
        <w:rPr>
          <w:rFonts w:ascii="Arial" w:hAnsi="Arial" w:cs="Arial" w:hint="eastAsia"/>
          <w:bCs/>
          <w:sz w:val="24"/>
          <w:szCs w:val="24"/>
          <w:lang w:eastAsia="zh-CN"/>
        </w:rPr>
        <w:t>代表其他杂质（多糖等）的吸光度。</w:t>
      </w:r>
      <w:r w:rsidR="00E1599C" w:rsidRPr="00775F0E">
        <w:rPr>
          <w:rFonts w:ascii="Arial" w:hAnsi="Arial" w:cs="Arial" w:hint="eastAsia"/>
          <w:bCs/>
          <w:sz w:val="24"/>
          <w:szCs w:val="24"/>
          <w:lang w:eastAsia="zh-CN"/>
        </w:rPr>
        <w:t>OD</w:t>
      </w:r>
      <w:r w:rsidR="00E1599C" w:rsidRPr="00775F0E">
        <w:rPr>
          <w:rFonts w:ascii="Arial" w:hAnsi="Arial" w:cs="Arial" w:hint="eastAsia"/>
          <w:bCs/>
          <w:sz w:val="24"/>
          <w:szCs w:val="24"/>
          <w:lang w:eastAsia="zh-CN"/>
        </w:rPr>
        <w:t>是光密度值。</w:t>
      </w:r>
      <w:r w:rsidR="00E1599C" w:rsidRPr="00775F0E">
        <w:rPr>
          <w:rFonts w:ascii="Arial" w:hAnsi="Arial" w:cs="Arial" w:hint="eastAsia"/>
          <w:sz w:val="24"/>
          <w:szCs w:val="24"/>
          <w:lang w:eastAsia="zh-CN"/>
        </w:rPr>
        <w:t>一般来说</w:t>
      </w:r>
      <w:r w:rsidR="00E1599C" w:rsidRPr="00775F0E">
        <w:rPr>
          <w:rFonts w:ascii="Arial" w:hAnsi="Arial" w:cs="Arial"/>
          <w:sz w:val="24"/>
          <w:szCs w:val="24"/>
          <w:lang w:eastAsia="zh-CN"/>
        </w:rPr>
        <w:t>，</w:t>
      </w:r>
      <w:r w:rsidR="00E1599C" w:rsidRPr="00775F0E">
        <w:rPr>
          <w:rFonts w:ascii="Arial" w:hAnsi="Arial" w:cs="Arial" w:hint="eastAsia"/>
          <w:sz w:val="24"/>
          <w:szCs w:val="24"/>
          <w:lang w:eastAsia="zh-CN"/>
        </w:rPr>
        <w:t>OD260/OD280</w:t>
      </w:r>
      <w:r w:rsidR="00E1599C" w:rsidRPr="00775F0E">
        <w:rPr>
          <w:rFonts w:ascii="Arial" w:hAnsi="Arial" w:cs="Arial" w:hint="eastAsia"/>
          <w:sz w:val="24"/>
          <w:szCs w:val="24"/>
          <w:lang w:eastAsia="zh-CN"/>
        </w:rPr>
        <w:t>介于</w:t>
      </w:r>
      <w:r w:rsidR="00E1599C" w:rsidRPr="00775F0E">
        <w:rPr>
          <w:rFonts w:ascii="Arial" w:hAnsi="Arial" w:cs="Arial" w:hint="eastAsia"/>
          <w:sz w:val="24"/>
          <w:szCs w:val="24"/>
          <w:lang w:eastAsia="zh-CN"/>
        </w:rPr>
        <w:t xml:space="preserve">1.9~2.0 </w:t>
      </w:r>
      <w:r w:rsidR="00E1599C" w:rsidRPr="00775F0E">
        <w:rPr>
          <w:rFonts w:ascii="Arial" w:hAnsi="Arial" w:cs="Arial" w:hint="eastAsia"/>
          <w:sz w:val="24"/>
          <w:szCs w:val="24"/>
          <w:lang w:eastAsia="zh-CN"/>
        </w:rPr>
        <w:t>说明</w:t>
      </w:r>
      <w:r w:rsidR="00E1599C" w:rsidRPr="00775F0E">
        <w:rPr>
          <w:rFonts w:ascii="Arial" w:hAnsi="Arial" w:cs="Arial" w:hint="eastAsia"/>
          <w:sz w:val="24"/>
          <w:szCs w:val="24"/>
          <w:lang w:eastAsia="zh-CN"/>
        </w:rPr>
        <w:t>RNA</w:t>
      </w:r>
      <w:r w:rsidR="00E1599C" w:rsidRPr="00775F0E">
        <w:rPr>
          <w:rFonts w:ascii="Arial" w:hAnsi="Arial" w:cs="Arial" w:hint="eastAsia"/>
          <w:sz w:val="24"/>
          <w:szCs w:val="24"/>
          <w:lang w:eastAsia="zh-CN"/>
        </w:rPr>
        <w:t>提取纯度高</w:t>
      </w:r>
      <w:r w:rsidR="00E1599C" w:rsidRPr="00775F0E">
        <w:rPr>
          <w:rFonts w:ascii="Arial" w:hAnsi="Arial" w:cs="Arial"/>
          <w:sz w:val="24"/>
          <w:szCs w:val="24"/>
          <w:lang w:eastAsia="zh-CN"/>
        </w:rPr>
        <w:t>，污染</w:t>
      </w:r>
      <w:r w:rsidR="00E1599C" w:rsidRPr="00775F0E">
        <w:rPr>
          <w:rFonts w:ascii="Arial" w:hAnsi="Arial" w:cs="Arial" w:hint="eastAsia"/>
          <w:sz w:val="24"/>
          <w:szCs w:val="24"/>
          <w:lang w:eastAsia="zh-CN"/>
        </w:rPr>
        <w:t>小</w:t>
      </w:r>
      <w:r w:rsidR="00E1599C" w:rsidRPr="00775F0E">
        <w:rPr>
          <w:rFonts w:ascii="Arial" w:hAnsi="Arial" w:cs="Arial"/>
          <w:sz w:val="24"/>
          <w:szCs w:val="24"/>
          <w:lang w:eastAsia="zh-CN"/>
        </w:rPr>
        <w:t>。</w:t>
      </w:r>
      <w:r w:rsidR="00E1599C" w:rsidRPr="00775F0E">
        <w:rPr>
          <w:rFonts w:ascii="Arial" w:hAnsi="Arial" w:cs="Arial" w:hint="eastAsia"/>
          <w:sz w:val="24"/>
          <w:szCs w:val="24"/>
          <w:lang w:eastAsia="zh-CN"/>
        </w:rPr>
        <w:t>OD260/OD280</w:t>
      </w:r>
      <w:r w:rsidR="00E1599C" w:rsidRPr="00775F0E">
        <w:rPr>
          <w:rFonts w:ascii="Arial" w:hAnsi="Arial" w:cs="Arial"/>
          <w:sz w:val="24"/>
          <w:szCs w:val="24"/>
          <w:lang w:eastAsia="zh-CN"/>
        </w:rPr>
        <w:t xml:space="preserve"> </w:t>
      </w:r>
      <w:r w:rsidR="00E1599C" w:rsidRPr="00775F0E">
        <w:rPr>
          <w:rFonts w:ascii="Arial" w:hAnsi="Arial" w:cs="Arial" w:hint="eastAsia"/>
          <w:sz w:val="24"/>
          <w:szCs w:val="24"/>
          <w:lang w:eastAsia="zh-CN"/>
        </w:rPr>
        <w:t>&lt;</w:t>
      </w:r>
      <w:r w:rsidR="00E1599C" w:rsidRPr="00775F0E">
        <w:rPr>
          <w:rFonts w:ascii="Arial" w:hAnsi="Arial" w:cs="Arial"/>
          <w:sz w:val="24"/>
          <w:szCs w:val="24"/>
          <w:lang w:eastAsia="zh-CN"/>
        </w:rPr>
        <w:t xml:space="preserve"> </w:t>
      </w:r>
      <w:r w:rsidR="00E1599C" w:rsidRPr="00775F0E">
        <w:rPr>
          <w:rFonts w:ascii="Arial" w:hAnsi="Arial" w:cs="Arial" w:hint="eastAsia"/>
          <w:sz w:val="24"/>
          <w:szCs w:val="24"/>
          <w:lang w:eastAsia="zh-CN"/>
        </w:rPr>
        <w:t>1.7</w:t>
      </w:r>
      <w:r w:rsidR="00E1599C" w:rsidRPr="00775F0E">
        <w:rPr>
          <w:rFonts w:ascii="Arial" w:hAnsi="Arial" w:cs="Arial" w:hint="eastAsia"/>
          <w:sz w:val="24"/>
          <w:szCs w:val="24"/>
          <w:lang w:eastAsia="zh-CN"/>
        </w:rPr>
        <w:t>时表明有蛋白质或</w:t>
      </w:r>
      <w:proofErr w:type="gramStart"/>
      <w:r w:rsidR="00E1599C" w:rsidRPr="00775F0E">
        <w:rPr>
          <w:rFonts w:ascii="Arial" w:hAnsi="Arial" w:cs="Arial" w:hint="eastAsia"/>
          <w:sz w:val="24"/>
          <w:szCs w:val="24"/>
          <w:lang w:eastAsia="zh-CN"/>
        </w:rPr>
        <w:t>酚</w:t>
      </w:r>
      <w:proofErr w:type="gramEnd"/>
      <w:r w:rsidR="00E1599C" w:rsidRPr="00775F0E">
        <w:rPr>
          <w:rFonts w:ascii="Arial" w:hAnsi="Arial" w:cs="Arial" w:hint="eastAsia"/>
          <w:sz w:val="24"/>
          <w:szCs w:val="24"/>
          <w:lang w:eastAsia="zh-CN"/>
        </w:rPr>
        <w:t>污染；</w:t>
      </w:r>
      <w:r w:rsidR="00E1599C" w:rsidRPr="00775F0E">
        <w:rPr>
          <w:rFonts w:ascii="Arial" w:hAnsi="Arial" w:cs="Arial" w:hint="eastAsia"/>
          <w:sz w:val="24"/>
          <w:szCs w:val="24"/>
          <w:lang w:eastAsia="zh-CN"/>
        </w:rPr>
        <w:t>OD260/OD280</w:t>
      </w:r>
      <w:r w:rsidR="00E1599C" w:rsidRPr="00775F0E">
        <w:rPr>
          <w:rFonts w:ascii="Arial" w:hAnsi="Arial" w:cs="Arial"/>
          <w:sz w:val="24"/>
          <w:szCs w:val="24"/>
          <w:lang w:eastAsia="zh-CN"/>
        </w:rPr>
        <w:t xml:space="preserve"> </w:t>
      </w:r>
      <w:r w:rsidR="00E1599C" w:rsidRPr="00775F0E">
        <w:rPr>
          <w:rFonts w:ascii="Arial" w:hAnsi="Arial" w:cs="Arial" w:hint="eastAsia"/>
          <w:sz w:val="24"/>
          <w:szCs w:val="24"/>
          <w:lang w:eastAsia="zh-CN"/>
        </w:rPr>
        <w:t>&gt;</w:t>
      </w:r>
      <w:r w:rsidR="00E1599C" w:rsidRPr="00775F0E">
        <w:rPr>
          <w:rFonts w:ascii="Arial" w:hAnsi="Arial" w:cs="Arial"/>
          <w:sz w:val="24"/>
          <w:szCs w:val="24"/>
          <w:lang w:eastAsia="zh-CN"/>
        </w:rPr>
        <w:t xml:space="preserve"> </w:t>
      </w:r>
      <w:r w:rsidR="00E1599C" w:rsidRPr="00775F0E">
        <w:rPr>
          <w:rFonts w:ascii="Arial" w:hAnsi="Arial" w:cs="Arial" w:hint="eastAsia"/>
          <w:sz w:val="24"/>
          <w:szCs w:val="24"/>
          <w:lang w:eastAsia="zh-CN"/>
        </w:rPr>
        <w:t>2.0</w:t>
      </w:r>
      <w:r w:rsidR="00E1599C" w:rsidRPr="00775F0E">
        <w:rPr>
          <w:rFonts w:ascii="Arial" w:hAnsi="Arial" w:cs="Arial" w:hint="eastAsia"/>
          <w:sz w:val="24"/>
          <w:szCs w:val="24"/>
          <w:lang w:eastAsia="zh-CN"/>
        </w:rPr>
        <w:t>时表明可能有异硫氰酸残存。</w:t>
      </w:r>
      <w:r w:rsidR="00E1599C" w:rsidRPr="00775F0E">
        <w:rPr>
          <w:rFonts w:ascii="Arial" w:hAnsi="Arial" w:cs="Arial"/>
          <w:sz w:val="24"/>
          <w:szCs w:val="24"/>
          <w:lang w:eastAsia="zh-CN"/>
        </w:rPr>
        <w:t>原核生物的核糖体</w:t>
      </w:r>
      <w:r w:rsidR="00E1599C" w:rsidRPr="00775F0E">
        <w:rPr>
          <w:rFonts w:ascii="Arial" w:hAnsi="Arial" w:cs="Arial"/>
          <w:sz w:val="24"/>
          <w:szCs w:val="24"/>
          <w:lang w:eastAsia="zh-CN"/>
        </w:rPr>
        <w:t>rRNA</w:t>
      </w:r>
      <w:r w:rsidR="00E1599C" w:rsidRPr="00775F0E">
        <w:rPr>
          <w:rFonts w:ascii="Arial" w:hAnsi="Arial" w:cs="Arial"/>
          <w:sz w:val="24"/>
          <w:szCs w:val="24"/>
          <w:lang w:eastAsia="zh-CN"/>
        </w:rPr>
        <w:t>主要由</w:t>
      </w:r>
      <w:r w:rsidR="00E1599C" w:rsidRPr="00775F0E">
        <w:rPr>
          <w:rFonts w:ascii="Arial" w:hAnsi="Arial" w:cs="Arial"/>
          <w:sz w:val="24"/>
          <w:szCs w:val="24"/>
          <w:lang w:eastAsia="zh-CN"/>
        </w:rPr>
        <w:t>23S</w:t>
      </w:r>
      <w:r w:rsidR="00E1599C" w:rsidRPr="00775F0E">
        <w:rPr>
          <w:rFonts w:ascii="Arial" w:hAnsi="Arial" w:cs="Arial"/>
          <w:sz w:val="24"/>
          <w:szCs w:val="24"/>
          <w:lang w:eastAsia="zh-CN"/>
        </w:rPr>
        <w:t>、</w:t>
      </w:r>
      <w:r w:rsidR="00E1599C" w:rsidRPr="00775F0E">
        <w:rPr>
          <w:rFonts w:ascii="Arial" w:hAnsi="Arial" w:cs="Arial"/>
          <w:sz w:val="24"/>
          <w:szCs w:val="24"/>
          <w:lang w:eastAsia="zh-CN"/>
        </w:rPr>
        <w:t>16S</w:t>
      </w:r>
      <w:r w:rsidR="00E1599C" w:rsidRPr="00775F0E">
        <w:rPr>
          <w:rFonts w:ascii="Arial" w:hAnsi="Arial" w:cs="Arial"/>
          <w:sz w:val="24"/>
          <w:szCs w:val="24"/>
          <w:lang w:eastAsia="zh-CN"/>
        </w:rPr>
        <w:t>和</w:t>
      </w:r>
      <w:r w:rsidR="00E1599C" w:rsidRPr="00775F0E">
        <w:rPr>
          <w:rFonts w:ascii="Arial" w:hAnsi="Arial" w:cs="Arial"/>
          <w:sz w:val="24"/>
          <w:szCs w:val="24"/>
          <w:lang w:eastAsia="zh-CN"/>
        </w:rPr>
        <w:t>5S rRNA</w:t>
      </w:r>
      <w:r w:rsidR="00E1599C" w:rsidRPr="00775F0E">
        <w:rPr>
          <w:rFonts w:ascii="Arial" w:hAnsi="Arial" w:cs="Arial"/>
          <w:sz w:val="24"/>
          <w:szCs w:val="24"/>
          <w:lang w:eastAsia="zh-CN"/>
        </w:rPr>
        <w:t>组成。实验室主要通过观察核糖体的</w:t>
      </w:r>
      <w:r w:rsidR="00E1599C" w:rsidRPr="00775F0E">
        <w:rPr>
          <w:rFonts w:ascii="Arial" w:hAnsi="Arial" w:cs="Arial"/>
          <w:sz w:val="24"/>
          <w:szCs w:val="24"/>
          <w:lang w:eastAsia="zh-CN"/>
        </w:rPr>
        <w:t>23S rRNA</w:t>
      </w:r>
      <w:r w:rsidR="00E1599C" w:rsidRPr="00775F0E">
        <w:rPr>
          <w:rFonts w:ascii="Arial" w:hAnsi="Arial" w:cs="Arial"/>
          <w:sz w:val="24"/>
          <w:szCs w:val="24"/>
          <w:lang w:eastAsia="zh-CN"/>
        </w:rPr>
        <w:t>和</w:t>
      </w:r>
      <w:r w:rsidR="00E1599C" w:rsidRPr="00775F0E">
        <w:rPr>
          <w:rFonts w:ascii="Arial" w:hAnsi="Arial" w:cs="Arial"/>
          <w:sz w:val="24"/>
          <w:szCs w:val="24"/>
          <w:lang w:eastAsia="zh-CN"/>
        </w:rPr>
        <w:t>16S rRNA</w:t>
      </w:r>
      <w:r w:rsidR="00E1599C" w:rsidRPr="00775F0E">
        <w:rPr>
          <w:rFonts w:ascii="Arial" w:hAnsi="Arial" w:cs="Arial"/>
          <w:sz w:val="24"/>
          <w:szCs w:val="24"/>
          <w:lang w:eastAsia="zh-CN"/>
        </w:rPr>
        <w:t>条带的亮度和片段形状来判定</w:t>
      </w:r>
      <w:r w:rsidR="00E1599C" w:rsidRPr="00775F0E">
        <w:rPr>
          <w:rFonts w:ascii="Arial" w:hAnsi="Arial" w:cs="Arial"/>
          <w:sz w:val="24"/>
          <w:szCs w:val="24"/>
          <w:lang w:eastAsia="zh-CN"/>
        </w:rPr>
        <w:t>RNA</w:t>
      </w:r>
      <w:r w:rsidR="00E1599C" w:rsidRPr="00775F0E">
        <w:rPr>
          <w:rFonts w:ascii="Arial" w:hAnsi="Arial" w:cs="Arial"/>
          <w:sz w:val="24"/>
          <w:szCs w:val="24"/>
          <w:lang w:eastAsia="zh-CN"/>
        </w:rPr>
        <w:t>的提取效果（</w:t>
      </w:r>
      <w:proofErr w:type="spellStart"/>
      <w:r w:rsidR="00E1599C" w:rsidRPr="00775F0E">
        <w:rPr>
          <w:rFonts w:ascii="Arial" w:hAnsi="Arial" w:cs="Arial"/>
          <w:sz w:val="24"/>
          <w:szCs w:val="24"/>
          <w:lang w:eastAsia="zh-CN"/>
        </w:rPr>
        <w:t>Peano</w:t>
      </w:r>
      <w:proofErr w:type="spellEnd"/>
      <w:r w:rsidR="00E1599C" w:rsidRPr="00775F0E">
        <w:rPr>
          <w:rFonts w:ascii="Arial" w:hAnsi="Arial" w:cs="Arial"/>
          <w:sz w:val="24"/>
          <w:szCs w:val="24"/>
          <w:lang w:eastAsia="zh-CN"/>
        </w:rPr>
        <w:t xml:space="preserve"> </w:t>
      </w:r>
      <w:r w:rsidR="00E1599C" w:rsidRPr="00775F0E">
        <w:rPr>
          <w:rFonts w:ascii="Arial" w:hAnsi="Arial" w:cs="Arial"/>
          <w:i/>
          <w:iCs/>
          <w:sz w:val="24"/>
          <w:szCs w:val="24"/>
          <w:lang w:eastAsia="zh-CN"/>
        </w:rPr>
        <w:t>et al.</w:t>
      </w:r>
      <w:r w:rsidR="00E1599C" w:rsidRPr="00775F0E">
        <w:rPr>
          <w:rFonts w:ascii="Arial" w:hAnsi="Arial" w:cs="Arial"/>
          <w:sz w:val="24"/>
          <w:szCs w:val="24"/>
          <w:lang w:eastAsia="zh-CN"/>
        </w:rPr>
        <w:t>, 2013</w:t>
      </w:r>
      <w:r w:rsidR="00E1599C" w:rsidRPr="00775F0E">
        <w:rPr>
          <w:rFonts w:ascii="Arial" w:hAnsi="Arial" w:cs="Arial"/>
          <w:sz w:val="24"/>
          <w:szCs w:val="24"/>
          <w:lang w:eastAsia="zh-CN"/>
        </w:rPr>
        <w:t>），</w:t>
      </w:r>
      <w:r w:rsidR="00E1599C" w:rsidRPr="00775F0E">
        <w:rPr>
          <w:rFonts w:ascii="Arial" w:hAnsi="Arial" w:cs="Arial" w:hint="eastAsia"/>
          <w:sz w:val="24"/>
          <w:szCs w:val="24"/>
          <w:lang w:eastAsia="zh-CN"/>
        </w:rPr>
        <w:t>本实验中根据</w:t>
      </w:r>
      <w:r w:rsidR="00E1599C" w:rsidRPr="00775F0E">
        <w:rPr>
          <w:rFonts w:ascii="Arial" w:hAnsi="Arial" w:cs="Arial" w:hint="eastAsia"/>
          <w:sz w:val="24"/>
          <w:szCs w:val="24"/>
          <w:lang w:eastAsia="zh-CN"/>
        </w:rPr>
        <w:t>OD260/OD280</w:t>
      </w:r>
      <w:r w:rsidR="00E1599C" w:rsidRPr="00775F0E">
        <w:rPr>
          <w:rFonts w:ascii="Arial" w:hAnsi="Arial" w:cs="Arial" w:hint="eastAsia"/>
          <w:sz w:val="24"/>
          <w:szCs w:val="24"/>
          <w:lang w:eastAsia="zh-CN"/>
        </w:rPr>
        <w:t>介于</w:t>
      </w:r>
      <w:r w:rsidR="00E1599C" w:rsidRPr="00775F0E">
        <w:rPr>
          <w:rFonts w:ascii="Arial" w:hAnsi="Arial" w:cs="Arial" w:hint="eastAsia"/>
          <w:sz w:val="24"/>
          <w:szCs w:val="24"/>
          <w:lang w:eastAsia="zh-CN"/>
        </w:rPr>
        <w:t>1.9~2.0</w:t>
      </w:r>
      <w:r w:rsidR="00E1599C" w:rsidRPr="00775F0E">
        <w:rPr>
          <w:rFonts w:ascii="Arial" w:hAnsi="Arial" w:cs="Arial" w:hint="eastAsia"/>
          <w:sz w:val="24"/>
          <w:szCs w:val="24"/>
          <w:lang w:eastAsia="zh-CN"/>
        </w:rPr>
        <w:t>之间</w:t>
      </w:r>
      <w:r w:rsidR="00E1599C" w:rsidRPr="00775F0E">
        <w:rPr>
          <w:rFonts w:ascii="Arial" w:hAnsi="Arial" w:cs="Arial"/>
          <w:sz w:val="24"/>
          <w:szCs w:val="24"/>
          <w:lang w:eastAsia="zh-CN"/>
        </w:rPr>
        <w:t>，</w:t>
      </w:r>
      <w:r w:rsidR="0052664E" w:rsidRPr="00775F0E">
        <w:rPr>
          <w:rFonts w:ascii="Arial" w:hAnsi="Arial" w:cs="Arial" w:hint="eastAsia"/>
          <w:sz w:val="24"/>
          <w:szCs w:val="24"/>
          <w:lang w:eastAsia="zh-CN"/>
        </w:rPr>
        <w:t xml:space="preserve">16S rRNA </w:t>
      </w:r>
      <w:r w:rsidR="0052664E" w:rsidRPr="00775F0E">
        <w:rPr>
          <w:rFonts w:ascii="Arial" w:hAnsi="Arial" w:cs="Arial" w:hint="eastAsia"/>
          <w:sz w:val="24"/>
          <w:szCs w:val="24"/>
          <w:lang w:eastAsia="zh-CN"/>
        </w:rPr>
        <w:t>及</w:t>
      </w:r>
      <w:r w:rsidR="0052664E" w:rsidRPr="00775F0E">
        <w:rPr>
          <w:rFonts w:ascii="Arial" w:hAnsi="Arial" w:cs="Arial" w:hint="eastAsia"/>
          <w:sz w:val="24"/>
          <w:szCs w:val="24"/>
          <w:lang w:eastAsia="zh-CN"/>
        </w:rPr>
        <w:t xml:space="preserve"> 23S </w:t>
      </w:r>
      <w:r w:rsidR="0052664E" w:rsidRPr="00775F0E">
        <w:rPr>
          <w:rFonts w:ascii="Arial" w:hAnsi="Arial" w:cs="Arial"/>
          <w:sz w:val="24"/>
          <w:szCs w:val="24"/>
          <w:lang w:eastAsia="zh-CN"/>
        </w:rPr>
        <w:t>r</w:t>
      </w:r>
      <w:r w:rsidR="005A449C" w:rsidRPr="00775F0E">
        <w:rPr>
          <w:rFonts w:ascii="Arial" w:hAnsi="Arial" w:cs="Arial"/>
          <w:sz w:val="24"/>
          <w:szCs w:val="24"/>
          <w:lang w:eastAsia="zh-CN"/>
        </w:rPr>
        <w:t>RNA</w:t>
      </w:r>
      <w:r w:rsidR="0052664E" w:rsidRPr="00775F0E">
        <w:rPr>
          <w:rFonts w:ascii="Arial" w:hAnsi="Arial" w:cs="Arial" w:hint="eastAsia"/>
          <w:sz w:val="24"/>
          <w:szCs w:val="24"/>
          <w:lang w:eastAsia="zh-CN"/>
        </w:rPr>
        <w:t>两条</w:t>
      </w:r>
      <w:r w:rsidR="0052664E" w:rsidRPr="00775F0E">
        <w:rPr>
          <w:rFonts w:ascii="Arial" w:hAnsi="Arial" w:cs="Arial"/>
          <w:sz w:val="24"/>
          <w:szCs w:val="24"/>
          <w:lang w:eastAsia="zh-CN"/>
        </w:rPr>
        <w:t>标志性条带清晰，</w:t>
      </w:r>
      <w:r w:rsidR="00E1599C" w:rsidRPr="00775F0E">
        <w:rPr>
          <w:rFonts w:ascii="Arial" w:hAnsi="Arial" w:cs="Arial" w:hint="eastAsia"/>
          <w:sz w:val="24"/>
          <w:szCs w:val="24"/>
          <w:lang w:eastAsia="zh-CN"/>
        </w:rPr>
        <w:t>说明该方法</w:t>
      </w:r>
      <w:r w:rsidR="00E1599C" w:rsidRPr="00775F0E">
        <w:rPr>
          <w:rFonts w:ascii="Arial" w:hAnsi="Arial" w:cs="Arial"/>
          <w:sz w:val="24"/>
          <w:szCs w:val="24"/>
          <w:lang w:eastAsia="zh-CN"/>
        </w:rPr>
        <w:t>提取</w:t>
      </w:r>
      <w:r w:rsidR="00E1599C" w:rsidRPr="00775F0E">
        <w:rPr>
          <w:rFonts w:ascii="Arial" w:hAnsi="Arial" w:cs="Arial" w:hint="eastAsia"/>
          <w:sz w:val="24"/>
          <w:szCs w:val="24"/>
          <w:lang w:eastAsia="zh-CN"/>
        </w:rPr>
        <w:t>RNA</w:t>
      </w:r>
      <w:r w:rsidR="00E1599C" w:rsidRPr="00775F0E">
        <w:rPr>
          <w:rFonts w:ascii="Arial" w:hAnsi="Arial" w:cs="Arial" w:hint="eastAsia"/>
          <w:sz w:val="24"/>
          <w:szCs w:val="24"/>
          <w:lang w:eastAsia="zh-CN"/>
        </w:rPr>
        <w:t>得到了比较</w:t>
      </w:r>
      <w:r w:rsidR="00E1599C" w:rsidRPr="00775F0E">
        <w:rPr>
          <w:rFonts w:ascii="Arial" w:hAnsi="Arial" w:cs="Arial"/>
          <w:sz w:val="24"/>
          <w:szCs w:val="24"/>
          <w:lang w:eastAsia="zh-CN"/>
        </w:rPr>
        <w:t>纯的</w:t>
      </w:r>
      <w:r w:rsidR="00E1599C" w:rsidRPr="00775F0E">
        <w:rPr>
          <w:rFonts w:ascii="Arial" w:hAnsi="Arial" w:cs="Arial"/>
          <w:sz w:val="24"/>
          <w:szCs w:val="24"/>
          <w:lang w:eastAsia="zh-CN"/>
        </w:rPr>
        <w:t>RNA</w:t>
      </w:r>
      <w:r w:rsidR="00E1599C" w:rsidRPr="00775F0E">
        <w:rPr>
          <w:rFonts w:ascii="Arial" w:hAnsi="Arial" w:cs="Arial"/>
          <w:sz w:val="24"/>
          <w:szCs w:val="24"/>
          <w:lang w:eastAsia="zh-CN"/>
        </w:rPr>
        <w:t>样品</w:t>
      </w:r>
      <w:r w:rsidR="0052664E" w:rsidRPr="00775F0E">
        <w:rPr>
          <w:rFonts w:ascii="Arial" w:hAnsi="Arial" w:cs="Arial" w:hint="eastAsia"/>
          <w:sz w:val="24"/>
          <w:szCs w:val="24"/>
          <w:lang w:eastAsia="zh-CN"/>
        </w:rPr>
        <w:t>，</w:t>
      </w:r>
      <w:r w:rsidR="0052664E" w:rsidRPr="00775F0E">
        <w:rPr>
          <w:rFonts w:ascii="Arial" w:hAnsi="Arial" w:cs="Arial"/>
          <w:sz w:val="24"/>
          <w:szCs w:val="24"/>
          <w:lang w:eastAsia="zh-CN"/>
        </w:rPr>
        <w:t>经公司评价，满足建库要求</w:t>
      </w:r>
      <w:r w:rsidR="00E1599C" w:rsidRPr="00775F0E">
        <w:rPr>
          <w:rFonts w:ascii="Arial" w:hAnsi="Arial" w:cs="Arial" w:hint="eastAsia"/>
          <w:sz w:val="24"/>
          <w:szCs w:val="24"/>
          <w:lang w:eastAsia="zh-CN"/>
        </w:rPr>
        <w:t>。</w:t>
      </w:r>
      <w:r w:rsidR="00E1599C" w:rsidRPr="00775F0E">
        <w:rPr>
          <w:rFonts w:ascii="Arial" w:hAnsi="Arial" w:cs="Arial"/>
          <w:sz w:val="24"/>
          <w:szCs w:val="24"/>
          <w:lang w:eastAsia="zh-CN"/>
        </w:rPr>
        <w:t>将</w:t>
      </w:r>
      <w:r w:rsidR="00E1599C" w:rsidRPr="00775F0E">
        <w:rPr>
          <w:rFonts w:ascii="Arial" w:hAnsi="Arial" w:cs="Arial" w:hint="eastAsia"/>
          <w:sz w:val="24"/>
          <w:szCs w:val="24"/>
          <w:lang w:eastAsia="zh-CN"/>
        </w:rPr>
        <w:t>装有</w:t>
      </w:r>
      <w:r w:rsidR="00E1599C" w:rsidRPr="00775F0E">
        <w:rPr>
          <w:rFonts w:ascii="Arial" w:hAnsi="Arial" w:cs="Arial" w:hint="eastAsia"/>
          <w:sz w:val="24"/>
          <w:szCs w:val="24"/>
          <w:lang w:eastAsia="zh-CN"/>
        </w:rPr>
        <w:t>RNA</w:t>
      </w:r>
      <w:r w:rsidR="00E1599C" w:rsidRPr="00775F0E">
        <w:rPr>
          <w:rFonts w:ascii="Arial" w:hAnsi="Arial" w:cs="Arial" w:hint="eastAsia"/>
          <w:sz w:val="24"/>
          <w:szCs w:val="24"/>
          <w:lang w:eastAsia="zh-CN"/>
        </w:rPr>
        <w:t>样品的</w:t>
      </w:r>
      <w:r w:rsidR="00E1599C" w:rsidRPr="00775F0E">
        <w:rPr>
          <w:rFonts w:ascii="Arial" w:hAnsi="Arial" w:cs="Arial" w:hint="eastAsia"/>
          <w:sz w:val="24"/>
          <w:szCs w:val="24"/>
          <w:lang w:eastAsia="zh-CN"/>
        </w:rPr>
        <w:t>EP</w:t>
      </w:r>
      <w:r w:rsidR="00E1599C" w:rsidRPr="00775F0E">
        <w:rPr>
          <w:rFonts w:ascii="Arial" w:hAnsi="Arial" w:cs="Arial" w:hint="eastAsia"/>
          <w:sz w:val="24"/>
          <w:szCs w:val="24"/>
          <w:lang w:eastAsia="zh-CN"/>
        </w:rPr>
        <w:t>管用</w:t>
      </w:r>
      <w:r w:rsidR="00E1599C" w:rsidRPr="00775F0E">
        <w:rPr>
          <w:rFonts w:ascii="Arial" w:hAnsi="Arial" w:cs="Arial"/>
          <w:sz w:val="24"/>
          <w:szCs w:val="24"/>
          <w:lang w:eastAsia="zh-CN"/>
        </w:rPr>
        <w:t>干冰密封</w:t>
      </w:r>
      <w:r w:rsidR="00E1599C" w:rsidRPr="00775F0E">
        <w:rPr>
          <w:rFonts w:ascii="Arial" w:hAnsi="Arial" w:cs="Arial" w:hint="eastAsia"/>
          <w:sz w:val="24"/>
          <w:szCs w:val="24"/>
          <w:lang w:eastAsia="zh-CN"/>
        </w:rPr>
        <w:t>好</w:t>
      </w:r>
      <w:r w:rsidR="00E1599C" w:rsidRPr="00775F0E">
        <w:rPr>
          <w:rFonts w:ascii="Arial" w:hAnsi="Arial" w:cs="Arial"/>
          <w:sz w:val="24"/>
          <w:szCs w:val="24"/>
          <w:lang w:eastAsia="zh-CN"/>
        </w:rPr>
        <w:t>，送至</w:t>
      </w:r>
      <w:r w:rsidR="00E1599C" w:rsidRPr="00775F0E">
        <w:rPr>
          <w:rFonts w:ascii="Arial" w:hAnsi="Arial" w:cs="Arial" w:hint="eastAsia"/>
          <w:sz w:val="24"/>
          <w:szCs w:val="24"/>
          <w:lang w:eastAsia="zh-CN"/>
        </w:rPr>
        <w:t>美格基因</w:t>
      </w:r>
      <w:r w:rsidR="00E1599C" w:rsidRPr="00775F0E">
        <w:rPr>
          <w:rFonts w:ascii="Arial" w:hAnsi="Arial" w:cs="Arial"/>
          <w:sz w:val="24"/>
          <w:szCs w:val="24"/>
          <w:lang w:eastAsia="zh-CN"/>
        </w:rPr>
        <w:t>进行</w:t>
      </w:r>
      <w:r w:rsidR="00E1599C" w:rsidRPr="00775F0E">
        <w:rPr>
          <w:rFonts w:ascii="Arial" w:hAnsi="Arial" w:cs="Arial" w:hint="eastAsia"/>
          <w:sz w:val="24"/>
          <w:szCs w:val="24"/>
          <w:lang w:eastAsia="zh-CN"/>
        </w:rPr>
        <w:t>宏</w:t>
      </w:r>
      <w:proofErr w:type="gramStart"/>
      <w:r w:rsidR="00E1599C" w:rsidRPr="00775F0E">
        <w:rPr>
          <w:rFonts w:ascii="Arial" w:hAnsi="Arial" w:cs="Arial" w:hint="eastAsia"/>
          <w:sz w:val="24"/>
          <w:szCs w:val="24"/>
          <w:lang w:eastAsia="zh-CN"/>
        </w:rPr>
        <w:t>转录组</w:t>
      </w:r>
      <w:proofErr w:type="gramEnd"/>
      <w:r w:rsidR="00E1599C" w:rsidRPr="00775F0E">
        <w:rPr>
          <w:rFonts w:ascii="Arial" w:hAnsi="Arial" w:cs="Arial" w:hint="eastAsia"/>
          <w:sz w:val="24"/>
          <w:szCs w:val="24"/>
          <w:lang w:eastAsia="zh-CN"/>
        </w:rPr>
        <w:t>测序（</w:t>
      </w:r>
      <w:r w:rsidR="00E1599C" w:rsidRPr="00775F0E">
        <w:rPr>
          <w:rFonts w:ascii="Arial" w:hAnsi="Arial" w:cs="Arial"/>
          <w:sz w:val="24"/>
          <w:szCs w:val="24"/>
          <w:lang w:eastAsia="zh-CN"/>
        </w:rPr>
        <w:t>测序平台</w:t>
      </w:r>
      <w:r w:rsidR="00E1599C" w:rsidRPr="00775F0E">
        <w:rPr>
          <w:rFonts w:ascii="Arial" w:hAnsi="Arial" w:cs="Arial" w:hint="eastAsia"/>
          <w:sz w:val="24"/>
          <w:szCs w:val="24"/>
          <w:lang w:eastAsia="zh-CN"/>
        </w:rPr>
        <w:t>为</w:t>
      </w:r>
      <w:r w:rsidR="00E1599C" w:rsidRPr="00775F0E">
        <w:rPr>
          <w:rFonts w:ascii="Arial" w:hAnsi="Arial" w:cs="Arial"/>
          <w:sz w:val="24"/>
          <w:szCs w:val="24"/>
          <w:lang w:eastAsia="zh-CN"/>
        </w:rPr>
        <w:t xml:space="preserve">Illumina </w:t>
      </w:r>
      <w:proofErr w:type="spellStart"/>
      <w:r w:rsidR="00E1599C" w:rsidRPr="00775F0E">
        <w:rPr>
          <w:rFonts w:ascii="Arial" w:hAnsi="Arial" w:cs="Arial"/>
          <w:sz w:val="24"/>
          <w:szCs w:val="24"/>
          <w:lang w:eastAsia="zh-CN"/>
        </w:rPr>
        <w:t>Hiseq</w:t>
      </w:r>
      <w:proofErr w:type="spellEnd"/>
      <w:r w:rsidR="00E1599C" w:rsidRPr="00775F0E">
        <w:rPr>
          <w:rFonts w:ascii="Arial" w:hAnsi="Arial" w:cs="Arial"/>
          <w:sz w:val="24"/>
          <w:szCs w:val="24"/>
          <w:lang w:eastAsia="zh-CN"/>
        </w:rPr>
        <w:t xml:space="preserve"> </w:t>
      </w:r>
      <w:proofErr w:type="spellStart"/>
      <w:r w:rsidR="00E1599C" w:rsidRPr="00775F0E">
        <w:rPr>
          <w:rFonts w:ascii="Arial" w:hAnsi="Arial" w:cs="Arial"/>
          <w:sz w:val="24"/>
          <w:szCs w:val="24"/>
          <w:lang w:eastAsia="zh-CN"/>
        </w:rPr>
        <w:t>Xten</w:t>
      </w:r>
      <w:proofErr w:type="spellEnd"/>
      <w:r w:rsidR="00E1599C" w:rsidRPr="00775F0E">
        <w:rPr>
          <w:rFonts w:ascii="Arial" w:hAnsi="Arial" w:cs="Arial"/>
          <w:sz w:val="24"/>
          <w:szCs w:val="24"/>
          <w:lang w:eastAsia="zh-CN"/>
        </w:rPr>
        <w:t>）。</w:t>
      </w:r>
    </w:p>
    <w:p w14:paraId="39F2F12E" w14:textId="46B124A8" w:rsidR="003B37A6" w:rsidRPr="00775F0E" w:rsidRDefault="003B37A6" w:rsidP="003B37A6">
      <w:pPr>
        <w:widowControl w:val="0"/>
        <w:adjustRightInd w:val="0"/>
        <w:snapToGrid w:val="0"/>
        <w:spacing w:line="360" w:lineRule="auto"/>
        <w:jc w:val="both"/>
        <w:rPr>
          <w:rFonts w:ascii="Arial" w:hAnsi="Arial" w:cs="Arial"/>
          <w:sz w:val="24"/>
          <w:szCs w:val="24"/>
          <w:lang w:eastAsia="zh-CN"/>
        </w:rPr>
      </w:pPr>
    </w:p>
    <w:p w14:paraId="14D82E0E" w14:textId="598085A5" w:rsidR="005016E5" w:rsidRPr="00775F0E" w:rsidRDefault="005016E5" w:rsidP="003B37A6">
      <w:pPr>
        <w:widowControl w:val="0"/>
        <w:adjustRightInd w:val="0"/>
        <w:snapToGrid w:val="0"/>
        <w:spacing w:line="360" w:lineRule="auto"/>
        <w:jc w:val="both"/>
        <w:rPr>
          <w:rFonts w:ascii="Arial" w:hAnsi="Arial" w:cs="Arial"/>
          <w:sz w:val="24"/>
          <w:szCs w:val="24"/>
          <w:lang w:eastAsia="zh-CN"/>
        </w:rPr>
      </w:pPr>
    </w:p>
    <w:p w14:paraId="3293FA23" w14:textId="77777777" w:rsidR="005016E5" w:rsidRPr="003B37A6" w:rsidRDefault="005016E5" w:rsidP="003B37A6">
      <w:pPr>
        <w:widowControl w:val="0"/>
        <w:adjustRightInd w:val="0"/>
        <w:snapToGrid w:val="0"/>
        <w:spacing w:line="360" w:lineRule="auto"/>
        <w:jc w:val="both"/>
        <w:rPr>
          <w:rFonts w:ascii="Arial" w:hAnsi="Arial" w:cs="Arial"/>
          <w:sz w:val="24"/>
          <w:szCs w:val="24"/>
          <w:lang w:eastAsia="zh-CN"/>
        </w:rPr>
      </w:pPr>
    </w:p>
    <w:p w14:paraId="59854F89" w14:textId="2ABEE511" w:rsidR="00052407" w:rsidRDefault="006E0904" w:rsidP="003A6D4C">
      <w:pPr>
        <w:widowControl w:val="0"/>
        <w:adjustRightInd w:val="0"/>
        <w:snapToGrid w:val="0"/>
        <w:spacing w:line="360" w:lineRule="auto"/>
        <w:jc w:val="center"/>
        <w:rPr>
          <w:rFonts w:ascii="Arial" w:eastAsia="Malgun Gothic" w:hAnsi="Arial" w:cs="Arial"/>
          <w:b/>
          <w:sz w:val="24"/>
          <w:szCs w:val="24"/>
          <w:lang w:eastAsia="zh-CN"/>
        </w:rPr>
      </w:pPr>
      <w:r w:rsidRPr="00052407">
        <w:rPr>
          <w:rFonts w:ascii="宋体" w:eastAsia="宋体" w:hAnsi="宋体" w:cs="Arial"/>
          <w:b/>
          <w:sz w:val="24"/>
          <w:szCs w:val="24"/>
          <w:lang w:eastAsia="zh-CN"/>
        </w:rPr>
        <w:lastRenderedPageBreak/>
        <w:t>表</w:t>
      </w:r>
      <w:r w:rsidRPr="00052407">
        <w:rPr>
          <w:rFonts w:ascii="宋体" w:eastAsia="宋体" w:hAnsi="宋体" w:cs="Arial"/>
          <w:b/>
          <w:bCs/>
          <w:sz w:val="24"/>
          <w:szCs w:val="24"/>
          <w:lang w:eastAsia="zh-CN"/>
        </w:rPr>
        <w:t xml:space="preserve">1. </w:t>
      </w:r>
      <w:r w:rsidRPr="00052407">
        <w:rPr>
          <w:rFonts w:ascii="宋体" w:eastAsia="宋体" w:hAnsi="宋体" w:cs="Arial"/>
          <w:b/>
          <w:sz w:val="24"/>
          <w:szCs w:val="24"/>
          <w:lang w:eastAsia="zh-CN"/>
        </w:rPr>
        <w:t>部分样</w:t>
      </w:r>
      <w:r w:rsidRPr="00052407">
        <w:rPr>
          <w:rFonts w:ascii="Arial" w:eastAsia="宋体" w:hAnsi="Arial" w:cs="Arial"/>
          <w:b/>
          <w:sz w:val="24"/>
          <w:szCs w:val="24"/>
          <w:lang w:eastAsia="zh-CN"/>
        </w:rPr>
        <w:t>本</w:t>
      </w:r>
      <w:r w:rsidRPr="00052407">
        <w:rPr>
          <w:rFonts w:ascii="Arial" w:eastAsia="宋体" w:hAnsi="Arial" w:cs="Arial"/>
          <w:b/>
          <w:bCs/>
          <w:sz w:val="24"/>
          <w:szCs w:val="24"/>
          <w:lang w:eastAsia="zh-CN"/>
        </w:rPr>
        <w:t>RNA</w:t>
      </w:r>
      <w:r w:rsidRPr="00052407">
        <w:rPr>
          <w:rFonts w:ascii="Arial" w:eastAsia="宋体" w:hAnsi="Arial" w:cs="Arial"/>
          <w:b/>
          <w:sz w:val="24"/>
          <w:szCs w:val="24"/>
          <w:lang w:eastAsia="zh-CN"/>
        </w:rPr>
        <w:t>提取浓度和纯度</w:t>
      </w:r>
      <w:r w:rsidRPr="00052407">
        <w:rPr>
          <w:rFonts w:ascii="Arial" w:eastAsia="宋体" w:hAnsi="Arial" w:cs="Arial"/>
          <w:b/>
          <w:bCs/>
          <w:sz w:val="24"/>
          <w:szCs w:val="24"/>
          <w:lang w:eastAsia="zh-CN"/>
        </w:rPr>
        <w:t>, 1-4</w:t>
      </w:r>
      <w:r w:rsidRPr="00052407">
        <w:rPr>
          <w:rFonts w:ascii="Arial" w:eastAsia="宋体" w:hAnsi="Arial" w:cs="Arial"/>
          <w:b/>
          <w:sz w:val="24"/>
          <w:szCs w:val="24"/>
          <w:lang w:eastAsia="zh-CN"/>
        </w:rPr>
        <w:t>代表酸性湿地</w:t>
      </w:r>
      <w:r w:rsidR="006F522D">
        <w:rPr>
          <w:rFonts w:ascii="Arial" w:eastAsia="宋体" w:hAnsi="Arial" w:cs="Arial" w:hint="eastAsia"/>
          <w:b/>
          <w:bCs/>
          <w:sz w:val="24"/>
          <w:szCs w:val="24"/>
          <w:lang w:eastAsia="zh-CN"/>
        </w:rPr>
        <w:t>四个</w:t>
      </w:r>
      <w:r w:rsidRPr="00052407">
        <w:rPr>
          <w:rFonts w:ascii="Arial" w:eastAsia="宋体" w:hAnsi="Arial" w:cs="Arial"/>
          <w:b/>
          <w:sz w:val="24"/>
          <w:szCs w:val="24"/>
          <w:lang w:eastAsia="zh-CN"/>
        </w:rPr>
        <w:t>土壤</w:t>
      </w:r>
      <w:r w:rsidRPr="00052407">
        <w:rPr>
          <w:rFonts w:ascii="Arial" w:eastAsia="宋体" w:hAnsi="Arial" w:cs="Arial"/>
          <w:b/>
          <w:bCs/>
          <w:sz w:val="24"/>
          <w:szCs w:val="24"/>
          <w:lang w:eastAsia="zh-CN"/>
        </w:rPr>
        <w:t>RNA</w:t>
      </w:r>
      <w:r w:rsidR="006B49AA">
        <w:rPr>
          <w:rFonts w:ascii="Arial" w:eastAsia="宋体" w:hAnsi="Arial" w:cs="Arial" w:hint="eastAsia"/>
          <w:b/>
          <w:bCs/>
          <w:sz w:val="24"/>
          <w:szCs w:val="24"/>
          <w:lang w:eastAsia="zh-CN"/>
        </w:rPr>
        <w:t>样本</w:t>
      </w:r>
      <w:r w:rsidRPr="00052407">
        <w:rPr>
          <w:rFonts w:ascii="Arial" w:eastAsia="宋体" w:hAnsi="Arial" w:cs="Arial"/>
          <w:b/>
          <w:sz w:val="24"/>
          <w:szCs w:val="24"/>
          <w:lang w:eastAsia="zh-CN"/>
        </w:rPr>
        <w:t>，</w:t>
      </w:r>
      <w:r w:rsidRPr="00052407">
        <w:rPr>
          <w:rFonts w:ascii="Arial" w:eastAsia="宋体" w:hAnsi="Arial" w:cs="Arial"/>
          <w:b/>
          <w:bCs/>
          <w:sz w:val="24"/>
          <w:szCs w:val="24"/>
          <w:lang w:eastAsia="zh-CN"/>
        </w:rPr>
        <w:t>5-8</w:t>
      </w:r>
      <w:r w:rsidRPr="00052407">
        <w:rPr>
          <w:rFonts w:ascii="Arial" w:eastAsia="宋体" w:hAnsi="Arial" w:cs="Arial"/>
          <w:b/>
          <w:sz w:val="24"/>
          <w:szCs w:val="24"/>
          <w:lang w:eastAsia="zh-CN"/>
        </w:rPr>
        <w:t>代表碱性湿地</w:t>
      </w:r>
      <w:r w:rsidR="006B49AA">
        <w:rPr>
          <w:rFonts w:ascii="Arial" w:eastAsia="宋体" w:hAnsi="Arial" w:cs="Arial" w:hint="eastAsia"/>
          <w:b/>
          <w:bCs/>
          <w:sz w:val="24"/>
          <w:szCs w:val="24"/>
          <w:lang w:eastAsia="zh-CN"/>
        </w:rPr>
        <w:t>四个</w:t>
      </w:r>
      <w:r w:rsidRPr="00052407">
        <w:rPr>
          <w:rFonts w:ascii="Arial" w:eastAsia="宋体" w:hAnsi="Arial" w:cs="Arial"/>
          <w:b/>
          <w:sz w:val="24"/>
          <w:szCs w:val="24"/>
          <w:lang w:eastAsia="zh-CN"/>
        </w:rPr>
        <w:t>土壤</w:t>
      </w:r>
      <w:r w:rsidRPr="00052407">
        <w:rPr>
          <w:rFonts w:ascii="Arial" w:eastAsia="宋体" w:hAnsi="Arial" w:cs="Arial"/>
          <w:b/>
          <w:bCs/>
          <w:sz w:val="24"/>
          <w:szCs w:val="24"/>
          <w:lang w:eastAsia="zh-CN"/>
        </w:rPr>
        <w:t>RNA</w:t>
      </w:r>
      <w:r w:rsidR="006B49AA">
        <w:rPr>
          <w:rFonts w:ascii="Arial" w:eastAsia="宋体" w:hAnsi="Arial" w:cs="Arial" w:hint="eastAsia"/>
          <w:b/>
          <w:bCs/>
          <w:sz w:val="24"/>
          <w:szCs w:val="24"/>
          <w:lang w:eastAsia="zh-CN"/>
        </w:rPr>
        <w:t>样本</w:t>
      </w:r>
    </w:p>
    <w:p w14:paraId="78668195" w14:textId="77777777" w:rsidR="003A6D4C" w:rsidRPr="003A6D4C" w:rsidRDefault="003A6D4C" w:rsidP="003A6D4C">
      <w:pPr>
        <w:widowControl w:val="0"/>
        <w:adjustRightInd w:val="0"/>
        <w:snapToGrid w:val="0"/>
        <w:spacing w:line="360" w:lineRule="auto"/>
        <w:jc w:val="center"/>
        <w:rPr>
          <w:rFonts w:ascii="Arial" w:eastAsia="Malgun Gothic" w:hAnsi="Arial" w:cs="Arial"/>
          <w:b/>
          <w:sz w:val="24"/>
          <w:szCs w:val="24"/>
          <w:lang w:eastAsia="zh-CN"/>
        </w:rPr>
      </w:pPr>
    </w:p>
    <w:tbl>
      <w:tblPr>
        <w:tblW w:w="5000" w:type="pct"/>
        <w:tblLook w:val="04A0" w:firstRow="1" w:lastRow="0" w:firstColumn="1" w:lastColumn="0" w:noHBand="0" w:noVBand="1"/>
      </w:tblPr>
      <w:tblGrid>
        <w:gridCol w:w="1102"/>
        <w:gridCol w:w="2300"/>
        <w:gridCol w:w="1553"/>
        <w:gridCol w:w="1553"/>
        <w:gridCol w:w="854"/>
        <w:gridCol w:w="854"/>
        <w:gridCol w:w="854"/>
      </w:tblGrid>
      <w:tr w:rsidR="003B37A6" w:rsidRPr="008935D1" w14:paraId="63B76173" w14:textId="77777777" w:rsidTr="003B37A6">
        <w:trPr>
          <w:trHeight w:val="290"/>
        </w:trPr>
        <w:tc>
          <w:tcPr>
            <w:tcW w:w="607" w:type="pct"/>
            <w:tcBorders>
              <w:top w:val="single" w:sz="8" w:space="0" w:color="000000"/>
              <w:left w:val="nil"/>
              <w:bottom w:val="single" w:sz="8" w:space="0" w:color="000000"/>
              <w:right w:val="nil"/>
            </w:tcBorders>
            <w:shd w:val="clear" w:color="auto" w:fill="auto"/>
            <w:noWrap/>
            <w:vAlign w:val="center"/>
          </w:tcPr>
          <w:p w14:paraId="547303B1" w14:textId="77777777" w:rsidR="00D51D28" w:rsidRPr="008935D1" w:rsidRDefault="00D51D28" w:rsidP="00FF321E">
            <w:pPr>
              <w:spacing w:line="360" w:lineRule="auto"/>
              <w:jc w:val="both"/>
              <w:rPr>
                <w:rFonts w:ascii="Arial" w:hAnsi="Arial" w:cs="Arial"/>
                <w:color w:val="000000"/>
                <w:kern w:val="0"/>
                <w:szCs w:val="20"/>
                <w:lang w:eastAsia="zh-CN"/>
              </w:rPr>
            </w:pPr>
            <w:proofErr w:type="spellStart"/>
            <w:r w:rsidRPr="008935D1">
              <w:rPr>
                <w:rFonts w:ascii="Arial" w:hAnsi="Arial" w:cs="Arial"/>
                <w:color w:val="000000"/>
                <w:kern w:val="0"/>
                <w:szCs w:val="20"/>
                <w:lang w:eastAsia="zh-CN"/>
              </w:rPr>
              <w:t>SampleID</w:t>
            </w:r>
            <w:proofErr w:type="spellEnd"/>
          </w:p>
        </w:tc>
        <w:tc>
          <w:tcPr>
            <w:tcW w:w="1267" w:type="pct"/>
            <w:tcBorders>
              <w:top w:val="single" w:sz="8" w:space="0" w:color="000000"/>
              <w:left w:val="nil"/>
              <w:bottom w:val="single" w:sz="8" w:space="0" w:color="000000"/>
              <w:right w:val="nil"/>
            </w:tcBorders>
            <w:shd w:val="clear" w:color="auto" w:fill="auto"/>
            <w:noWrap/>
            <w:vAlign w:val="center"/>
          </w:tcPr>
          <w:p w14:paraId="5B618812" w14:textId="431A7C2A" w:rsidR="00D51D28" w:rsidRPr="008935D1" w:rsidRDefault="00D51D28" w:rsidP="003B37A6">
            <w:pPr>
              <w:spacing w:line="360" w:lineRule="auto"/>
              <w:jc w:val="both"/>
              <w:rPr>
                <w:rFonts w:ascii="Arial" w:hAnsi="Arial" w:cs="Arial"/>
                <w:color w:val="000000"/>
                <w:kern w:val="0"/>
                <w:szCs w:val="20"/>
                <w:lang w:eastAsia="zh-CN"/>
              </w:rPr>
            </w:pPr>
            <w:r w:rsidRPr="008935D1">
              <w:rPr>
                <w:rFonts w:ascii="Arial" w:hAnsi="Arial" w:cs="Arial"/>
                <w:color w:val="000000"/>
                <w:kern w:val="0"/>
                <w:szCs w:val="20"/>
                <w:lang w:eastAsia="zh-CN"/>
              </w:rPr>
              <w:t>Concentration</w:t>
            </w:r>
            <w:r w:rsidR="00916666">
              <w:rPr>
                <w:rFonts w:ascii="Arial" w:hAnsi="Arial" w:cs="Arial"/>
                <w:color w:val="000000"/>
                <w:kern w:val="0"/>
                <w:szCs w:val="20"/>
                <w:lang w:eastAsia="zh-CN"/>
              </w:rPr>
              <w:t>（</w:t>
            </w:r>
            <w:r w:rsidRPr="008935D1">
              <w:rPr>
                <w:rFonts w:ascii="Arial" w:hAnsi="Arial" w:cs="Arial"/>
                <w:color w:val="000000"/>
                <w:kern w:val="0"/>
                <w:szCs w:val="20"/>
                <w:lang w:eastAsia="zh-CN"/>
              </w:rPr>
              <w:t>ng/</w:t>
            </w:r>
            <w:proofErr w:type="spellStart"/>
            <w:r w:rsidRPr="008935D1">
              <w:rPr>
                <w:rFonts w:ascii="Arial" w:hAnsi="Arial" w:cs="Arial"/>
                <w:szCs w:val="20"/>
                <w:lang w:eastAsia="zh-CN"/>
              </w:rPr>
              <w:t>μl</w:t>
            </w:r>
            <w:proofErr w:type="spellEnd"/>
            <w:r w:rsidR="003B37A6">
              <w:rPr>
                <w:rFonts w:ascii="Arial" w:hAnsi="Arial" w:cs="Arial" w:hint="eastAsia"/>
                <w:color w:val="000000"/>
                <w:kern w:val="0"/>
                <w:szCs w:val="20"/>
                <w:lang w:eastAsia="zh-CN"/>
              </w:rPr>
              <w:t>）</w:t>
            </w:r>
          </w:p>
        </w:tc>
        <w:tc>
          <w:tcPr>
            <w:tcW w:w="856" w:type="pct"/>
            <w:tcBorders>
              <w:top w:val="single" w:sz="8" w:space="0" w:color="000000"/>
              <w:left w:val="nil"/>
              <w:bottom w:val="single" w:sz="8" w:space="0" w:color="000000"/>
              <w:right w:val="nil"/>
            </w:tcBorders>
            <w:shd w:val="clear" w:color="auto" w:fill="auto"/>
            <w:noWrap/>
            <w:vAlign w:val="center"/>
          </w:tcPr>
          <w:p w14:paraId="47AE1486" w14:textId="66BCFF53" w:rsidR="00D51D28" w:rsidRPr="008935D1" w:rsidRDefault="003B37A6" w:rsidP="003B37A6">
            <w:pPr>
              <w:spacing w:line="360" w:lineRule="auto"/>
              <w:jc w:val="both"/>
              <w:rPr>
                <w:rFonts w:ascii="Arial" w:hAnsi="Arial" w:cs="Arial"/>
                <w:color w:val="000000"/>
                <w:kern w:val="0"/>
                <w:szCs w:val="20"/>
                <w:lang w:eastAsia="zh-CN"/>
              </w:rPr>
            </w:pPr>
            <w:r>
              <w:rPr>
                <w:rFonts w:ascii="Arial" w:hAnsi="Arial" w:cs="Arial"/>
                <w:color w:val="000000"/>
                <w:kern w:val="0"/>
                <w:szCs w:val="20"/>
                <w:lang w:eastAsia="zh-CN"/>
              </w:rPr>
              <w:t>OD</w:t>
            </w:r>
            <w:r w:rsidR="00D51D28" w:rsidRPr="008935D1">
              <w:rPr>
                <w:rFonts w:ascii="Arial" w:hAnsi="Arial" w:cs="Arial"/>
                <w:color w:val="000000"/>
                <w:kern w:val="0"/>
                <w:szCs w:val="20"/>
                <w:lang w:eastAsia="zh-CN"/>
              </w:rPr>
              <w:t>260/</w:t>
            </w:r>
            <w:r>
              <w:rPr>
                <w:rFonts w:ascii="Arial" w:hAnsi="Arial" w:cs="Arial"/>
                <w:color w:val="000000"/>
                <w:kern w:val="0"/>
                <w:szCs w:val="20"/>
                <w:lang w:eastAsia="zh-CN"/>
              </w:rPr>
              <w:t>OD</w:t>
            </w:r>
            <w:r w:rsidR="00D51D28" w:rsidRPr="008935D1">
              <w:rPr>
                <w:rFonts w:ascii="Arial" w:hAnsi="Arial" w:cs="Arial"/>
                <w:color w:val="000000"/>
                <w:kern w:val="0"/>
                <w:szCs w:val="20"/>
                <w:lang w:eastAsia="zh-CN"/>
              </w:rPr>
              <w:t>280</w:t>
            </w:r>
          </w:p>
        </w:tc>
        <w:tc>
          <w:tcPr>
            <w:tcW w:w="856" w:type="pct"/>
            <w:tcBorders>
              <w:top w:val="single" w:sz="8" w:space="0" w:color="000000"/>
              <w:left w:val="nil"/>
              <w:bottom w:val="single" w:sz="8" w:space="0" w:color="000000"/>
              <w:right w:val="nil"/>
            </w:tcBorders>
            <w:shd w:val="clear" w:color="auto" w:fill="auto"/>
            <w:noWrap/>
            <w:vAlign w:val="center"/>
          </w:tcPr>
          <w:p w14:paraId="7C56276D" w14:textId="32C08E7B" w:rsidR="00D51D28" w:rsidRPr="008935D1" w:rsidRDefault="003B37A6" w:rsidP="003B37A6">
            <w:pPr>
              <w:spacing w:line="360" w:lineRule="auto"/>
              <w:jc w:val="both"/>
              <w:rPr>
                <w:rFonts w:ascii="Arial" w:hAnsi="Arial" w:cs="Arial"/>
                <w:color w:val="000000"/>
                <w:kern w:val="0"/>
                <w:szCs w:val="20"/>
                <w:lang w:eastAsia="zh-CN"/>
              </w:rPr>
            </w:pPr>
            <w:r>
              <w:rPr>
                <w:rFonts w:ascii="Arial" w:hAnsi="Arial" w:cs="Arial"/>
                <w:color w:val="000000"/>
                <w:kern w:val="0"/>
                <w:szCs w:val="20"/>
                <w:lang w:eastAsia="zh-CN"/>
              </w:rPr>
              <w:t>OD</w:t>
            </w:r>
            <w:r w:rsidR="00D51D28" w:rsidRPr="008935D1">
              <w:rPr>
                <w:rFonts w:ascii="Arial" w:hAnsi="Arial" w:cs="Arial"/>
                <w:color w:val="000000"/>
                <w:kern w:val="0"/>
                <w:szCs w:val="20"/>
                <w:lang w:eastAsia="zh-CN"/>
              </w:rPr>
              <w:t>260/</w:t>
            </w:r>
            <w:r>
              <w:rPr>
                <w:rFonts w:ascii="Arial" w:hAnsi="Arial" w:cs="Arial"/>
                <w:color w:val="000000"/>
                <w:kern w:val="0"/>
                <w:szCs w:val="20"/>
                <w:lang w:eastAsia="zh-CN"/>
              </w:rPr>
              <w:t>OD</w:t>
            </w:r>
            <w:r w:rsidR="00D51D28" w:rsidRPr="008935D1">
              <w:rPr>
                <w:rFonts w:ascii="Arial" w:hAnsi="Arial" w:cs="Arial"/>
                <w:color w:val="000000"/>
                <w:kern w:val="0"/>
                <w:szCs w:val="20"/>
                <w:lang w:eastAsia="zh-CN"/>
              </w:rPr>
              <w:t>230</w:t>
            </w:r>
          </w:p>
        </w:tc>
        <w:tc>
          <w:tcPr>
            <w:tcW w:w="471" w:type="pct"/>
            <w:tcBorders>
              <w:top w:val="single" w:sz="8" w:space="0" w:color="000000"/>
              <w:left w:val="nil"/>
              <w:bottom w:val="single" w:sz="8" w:space="0" w:color="000000"/>
              <w:right w:val="nil"/>
            </w:tcBorders>
            <w:shd w:val="clear" w:color="auto" w:fill="auto"/>
            <w:noWrap/>
            <w:vAlign w:val="center"/>
          </w:tcPr>
          <w:p w14:paraId="10337D22" w14:textId="108F2CB5" w:rsidR="00D51D28" w:rsidRPr="008935D1" w:rsidRDefault="003B37A6" w:rsidP="00FF321E">
            <w:pPr>
              <w:spacing w:line="360" w:lineRule="auto"/>
              <w:jc w:val="both"/>
              <w:rPr>
                <w:rFonts w:ascii="Arial" w:hAnsi="Arial" w:cs="Arial"/>
                <w:color w:val="000000"/>
                <w:kern w:val="0"/>
                <w:szCs w:val="20"/>
                <w:lang w:eastAsia="zh-CN"/>
              </w:rPr>
            </w:pPr>
            <w:r>
              <w:rPr>
                <w:rFonts w:ascii="Arial" w:hAnsi="Arial" w:cs="Arial"/>
                <w:color w:val="000000"/>
                <w:kern w:val="0"/>
                <w:szCs w:val="20"/>
                <w:lang w:eastAsia="zh-CN"/>
              </w:rPr>
              <w:t>OD</w:t>
            </w:r>
            <w:r w:rsidR="00D51D28" w:rsidRPr="008935D1">
              <w:rPr>
                <w:rFonts w:ascii="Arial" w:hAnsi="Arial" w:cs="Arial"/>
                <w:color w:val="000000"/>
                <w:kern w:val="0"/>
                <w:szCs w:val="20"/>
                <w:lang w:eastAsia="zh-CN"/>
              </w:rPr>
              <w:t>260</w:t>
            </w:r>
          </w:p>
        </w:tc>
        <w:tc>
          <w:tcPr>
            <w:tcW w:w="471" w:type="pct"/>
            <w:tcBorders>
              <w:top w:val="single" w:sz="8" w:space="0" w:color="000000"/>
              <w:left w:val="nil"/>
              <w:bottom w:val="single" w:sz="8" w:space="0" w:color="000000"/>
              <w:right w:val="nil"/>
            </w:tcBorders>
            <w:shd w:val="clear" w:color="auto" w:fill="auto"/>
            <w:noWrap/>
            <w:vAlign w:val="center"/>
          </w:tcPr>
          <w:p w14:paraId="225430A2" w14:textId="19BF64B3" w:rsidR="00D51D28" w:rsidRPr="008935D1" w:rsidRDefault="003B37A6" w:rsidP="00FF321E">
            <w:pPr>
              <w:spacing w:line="360" w:lineRule="auto"/>
              <w:jc w:val="both"/>
              <w:rPr>
                <w:rFonts w:ascii="Arial" w:hAnsi="Arial" w:cs="Arial"/>
                <w:color w:val="000000"/>
                <w:kern w:val="0"/>
                <w:szCs w:val="20"/>
                <w:lang w:eastAsia="zh-CN"/>
              </w:rPr>
            </w:pPr>
            <w:r>
              <w:rPr>
                <w:rFonts w:ascii="Arial" w:hAnsi="Arial" w:cs="Arial"/>
                <w:color w:val="000000"/>
                <w:kern w:val="0"/>
                <w:szCs w:val="20"/>
                <w:lang w:eastAsia="zh-CN"/>
              </w:rPr>
              <w:t>OD</w:t>
            </w:r>
            <w:r w:rsidR="00D51D28" w:rsidRPr="008935D1">
              <w:rPr>
                <w:rFonts w:ascii="Arial" w:hAnsi="Arial" w:cs="Arial"/>
                <w:color w:val="000000"/>
                <w:kern w:val="0"/>
                <w:szCs w:val="20"/>
                <w:lang w:eastAsia="zh-CN"/>
              </w:rPr>
              <w:t>230</w:t>
            </w:r>
          </w:p>
        </w:tc>
        <w:tc>
          <w:tcPr>
            <w:tcW w:w="471" w:type="pct"/>
            <w:tcBorders>
              <w:top w:val="single" w:sz="8" w:space="0" w:color="000000"/>
              <w:left w:val="nil"/>
              <w:bottom w:val="single" w:sz="8" w:space="0" w:color="000000"/>
              <w:right w:val="nil"/>
            </w:tcBorders>
            <w:shd w:val="clear" w:color="auto" w:fill="auto"/>
            <w:noWrap/>
            <w:vAlign w:val="center"/>
          </w:tcPr>
          <w:p w14:paraId="12DA81EF" w14:textId="1EDBEC3D" w:rsidR="00D51D28" w:rsidRPr="008935D1" w:rsidRDefault="003B37A6" w:rsidP="00FF321E">
            <w:pPr>
              <w:spacing w:line="360" w:lineRule="auto"/>
              <w:jc w:val="both"/>
              <w:rPr>
                <w:rFonts w:ascii="Arial" w:hAnsi="Arial" w:cs="Arial"/>
                <w:color w:val="000000"/>
                <w:kern w:val="0"/>
                <w:szCs w:val="20"/>
                <w:lang w:eastAsia="zh-CN"/>
              </w:rPr>
            </w:pPr>
            <w:r>
              <w:rPr>
                <w:rFonts w:ascii="Arial" w:hAnsi="Arial" w:cs="Arial"/>
                <w:color w:val="000000"/>
                <w:kern w:val="0"/>
                <w:szCs w:val="20"/>
                <w:lang w:eastAsia="zh-CN"/>
              </w:rPr>
              <w:t>OD</w:t>
            </w:r>
            <w:r w:rsidR="00D51D28" w:rsidRPr="008935D1">
              <w:rPr>
                <w:rFonts w:ascii="Arial" w:hAnsi="Arial" w:cs="Arial"/>
                <w:color w:val="000000"/>
                <w:kern w:val="0"/>
                <w:szCs w:val="20"/>
                <w:lang w:eastAsia="zh-CN"/>
              </w:rPr>
              <w:t>280</w:t>
            </w:r>
          </w:p>
        </w:tc>
      </w:tr>
      <w:tr w:rsidR="003B37A6" w:rsidRPr="008935D1" w14:paraId="4338682F" w14:textId="77777777" w:rsidTr="003B37A6">
        <w:trPr>
          <w:trHeight w:val="290"/>
        </w:trPr>
        <w:tc>
          <w:tcPr>
            <w:tcW w:w="607" w:type="pct"/>
            <w:tcBorders>
              <w:top w:val="nil"/>
              <w:left w:val="nil"/>
              <w:bottom w:val="nil"/>
              <w:right w:val="nil"/>
            </w:tcBorders>
            <w:shd w:val="clear" w:color="auto" w:fill="auto"/>
            <w:noWrap/>
            <w:vAlign w:val="center"/>
          </w:tcPr>
          <w:p w14:paraId="0D225864" w14:textId="77777777" w:rsidR="00D51D28" w:rsidRPr="008935D1" w:rsidRDefault="00D51D28" w:rsidP="00FF321E">
            <w:pPr>
              <w:spacing w:line="360" w:lineRule="auto"/>
              <w:jc w:val="both"/>
              <w:rPr>
                <w:rFonts w:ascii="Arial" w:hAnsi="Arial" w:cs="Arial"/>
                <w:color w:val="000000"/>
                <w:kern w:val="0"/>
                <w:szCs w:val="20"/>
                <w:lang w:eastAsia="zh-CN"/>
              </w:rPr>
            </w:pPr>
            <w:r w:rsidRPr="008935D1">
              <w:rPr>
                <w:rFonts w:ascii="Arial" w:hAnsi="Arial" w:cs="Arial"/>
                <w:color w:val="000000"/>
                <w:kern w:val="0"/>
                <w:szCs w:val="20"/>
                <w:lang w:eastAsia="zh-CN"/>
              </w:rPr>
              <w:t>1</w:t>
            </w:r>
          </w:p>
        </w:tc>
        <w:tc>
          <w:tcPr>
            <w:tcW w:w="1267" w:type="pct"/>
            <w:tcBorders>
              <w:top w:val="nil"/>
              <w:left w:val="nil"/>
              <w:bottom w:val="nil"/>
              <w:right w:val="nil"/>
            </w:tcBorders>
            <w:shd w:val="clear" w:color="auto" w:fill="auto"/>
            <w:noWrap/>
            <w:vAlign w:val="center"/>
          </w:tcPr>
          <w:p w14:paraId="79A59F1C" w14:textId="77777777" w:rsidR="00D51D28" w:rsidRPr="008935D1" w:rsidRDefault="00D51D28" w:rsidP="00FF321E">
            <w:pPr>
              <w:spacing w:line="360" w:lineRule="auto"/>
              <w:jc w:val="both"/>
              <w:rPr>
                <w:rFonts w:ascii="Arial" w:hAnsi="Arial" w:cs="Arial"/>
                <w:color w:val="000000"/>
                <w:kern w:val="0"/>
                <w:szCs w:val="20"/>
                <w:lang w:eastAsia="zh-CN"/>
              </w:rPr>
            </w:pPr>
            <w:r w:rsidRPr="008935D1">
              <w:rPr>
                <w:rFonts w:ascii="Arial" w:hAnsi="Arial" w:cs="Arial"/>
                <w:color w:val="000000"/>
                <w:kern w:val="0"/>
                <w:szCs w:val="20"/>
                <w:lang w:eastAsia="zh-CN"/>
              </w:rPr>
              <w:t xml:space="preserve">184.75 </w:t>
            </w:r>
          </w:p>
        </w:tc>
        <w:tc>
          <w:tcPr>
            <w:tcW w:w="856" w:type="pct"/>
            <w:tcBorders>
              <w:top w:val="nil"/>
              <w:left w:val="nil"/>
              <w:bottom w:val="nil"/>
              <w:right w:val="nil"/>
            </w:tcBorders>
            <w:shd w:val="clear" w:color="auto" w:fill="auto"/>
            <w:noWrap/>
            <w:vAlign w:val="center"/>
          </w:tcPr>
          <w:p w14:paraId="61D5EA82" w14:textId="77777777" w:rsidR="00D51D28" w:rsidRPr="008935D1" w:rsidRDefault="00D51D28" w:rsidP="00FF321E">
            <w:pPr>
              <w:spacing w:line="360" w:lineRule="auto"/>
              <w:jc w:val="both"/>
              <w:rPr>
                <w:rFonts w:ascii="Arial" w:hAnsi="Arial" w:cs="Arial"/>
                <w:color w:val="000000"/>
                <w:kern w:val="0"/>
                <w:szCs w:val="20"/>
                <w:lang w:eastAsia="zh-CN"/>
              </w:rPr>
            </w:pPr>
            <w:r w:rsidRPr="008935D1">
              <w:rPr>
                <w:rFonts w:ascii="Arial" w:hAnsi="Arial" w:cs="Arial"/>
                <w:color w:val="000000"/>
                <w:kern w:val="0"/>
                <w:szCs w:val="20"/>
                <w:lang w:eastAsia="zh-CN"/>
              </w:rPr>
              <w:t xml:space="preserve">1.93 </w:t>
            </w:r>
          </w:p>
        </w:tc>
        <w:tc>
          <w:tcPr>
            <w:tcW w:w="856" w:type="pct"/>
            <w:tcBorders>
              <w:top w:val="nil"/>
              <w:left w:val="nil"/>
              <w:bottom w:val="nil"/>
              <w:right w:val="nil"/>
            </w:tcBorders>
            <w:shd w:val="clear" w:color="auto" w:fill="auto"/>
            <w:noWrap/>
            <w:vAlign w:val="center"/>
          </w:tcPr>
          <w:p w14:paraId="66926872" w14:textId="77777777" w:rsidR="00D51D28" w:rsidRPr="008935D1" w:rsidRDefault="00D51D28" w:rsidP="00FF321E">
            <w:pPr>
              <w:spacing w:line="360" w:lineRule="auto"/>
              <w:jc w:val="both"/>
              <w:rPr>
                <w:rFonts w:ascii="Arial" w:hAnsi="Arial" w:cs="Arial"/>
                <w:color w:val="000000"/>
                <w:kern w:val="0"/>
                <w:szCs w:val="20"/>
                <w:lang w:eastAsia="zh-CN"/>
              </w:rPr>
            </w:pPr>
            <w:r w:rsidRPr="008935D1">
              <w:rPr>
                <w:rFonts w:ascii="Arial" w:hAnsi="Arial" w:cs="Arial"/>
                <w:color w:val="000000"/>
                <w:kern w:val="0"/>
                <w:szCs w:val="20"/>
                <w:lang w:eastAsia="zh-CN"/>
              </w:rPr>
              <w:t xml:space="preserve">1.73 </w:t>
            </w:r>
          </w:p>
        </w:tc>
        <w:tc>
          <w:tcPr>
            <w:tcW w:w="471" w:type="pct"/>
            <w:tcBorders>
              <w:top w:val="nil"/>
              <w:left w:val="nil"/>
              <w:bottom w:val="nil"/>
              <w:right w:val="nil"/>
            </w:tcBorders>
            <w:shd w:val="clear" w:color="auto" w:fill="auto"/>
            <w:noWrap/>
            <w:vAlign w:val="center"/>
          </w:tcPr>
          <w:p w14:paraId="19BDDAD9" w14:textId="77777777" w:rsidR="00D51D28" w:rsidRPr="008935D1" w:rsidRDefault="00D51D28" w:rsidP="00FF321E">
            <w:pPr>
              <w:spacing w:line="360" w:lineRule="auto"/>
              <w:jc w:val="both"/>
              <w:rPr>
                <w:rFonts w:ascii="Arial" w:hAnsi="Arial" w:cs="Arial"/>
                <w:color w:val="000000"/>
                <w:kern w:val="0"/>
                <w:szCs w:val="20"/>
                <w:lang w:eastAsia="zh-CN"/>
              </w:rPr>
            </w:pPr>
            <w:r w:rsidRPr="008935D1">
              <w:rPr>
                <w:rFonts w:ascii="Arial" w:hAnsi="Arial" w:cs="Arial"/>
                <w:color w:val="000000"/>
                <w:kern w:val="0"/>
                <w:szCs w:val="20"/>
                <w:lang w:eastAsia="zh-CN"/>
              </w:rPr>
              <w:t xml:space="preserve">4.62 </w:t>
            </w:r>
          </w:p>
        </w:tc>
        <w:tc>
          <w:tcPr>
            <w:tcW w:w="471" w:type="pct"/>
            <w:tcBorders>
              <w:top w:val="nil"/>
              <w:left w:val="nil"/>
              <w:bottom w:val="nil"/>
              <w:right w:val="nil"/>
            </w:tcBorders>
            <w:shd w:val="clear" w:color="auto" w:fill="auto"/>
            <w:noWrap/>
            <w:vAlign w:val="center"/>
          </w:tcPr>
          <w:p w14:paraId="23816CDB" w14:textId="77777777" w:rsidR="00D51D28" w:rsidRPr="008935D1" w:rsidRDefault="00D51D28" w:rsidP="00FF321E">
            <w:pPr>
              <w:spacing w:line="360" w:lineRule="auto"/>
              <w:jc w:val="both"/>
              <w:rPr>
                <w:rFonts w:ascii="Arial" w:hAnsi="Arial" w:cs="Arial"/>
                <w:color w:val="000000"/>
                <w:kern w:val="0"/>
                <w:szCs w:val="20"/>
                <w:lang w:eastAsia="zh-CN"/>
              </w:rPr>
            </w:pPr>
            <w:r w:rsidRPr="008935D1">
              <w:rPr>
                <w:rFonts w:ascii="Arial" w:hAnsi="Arial" w:cs="Arial"/>
                <w:color w:val="000000"/>
                <w:kern w:val="0"/>
                <w:szCs w:val="20"/>
                <w:lang w:eastAsia="zh-CN"/>
              </w:rPr>
              <w:t xml:space="preserve">2.68 </w:t>
            </w:r>
          </w:p>
        </w:tc>
        <w:tc>
          <w:tcPr>
            <w:tcW w:w="471" w:type="pct"/>
            <w:tcBorders>
              <w:top w:val="nil"/>
              <w:left w:val="nil"/>
              <w:bottom w:val="nil"/>
              <w:right w:val="nil"/>
            </w:tcBorders>
            <w:shd w:val="clear" w:color="auto" w:fill="auto"/>
            <w:noWrap/>
            <w:vAlign w:val="center"/>
          </w:tcPr>
          <w:p w14:paraId="3739E5FA" w14:textId="77777777" w:rsidR="00D51D28" w:rsidRPr="008935D1" w:rsidRDefault="00D51D28" w:rsidP="00FF321E">
            <w:pPr>
              <w:spacing w:line="360" w:lineRule="auto"/>
              <w:jc w:val="both"/>
              <w:rPr>
                <w:rFonts w:ascii="Arial" w:hAnsi="Arial" w:cs="Arial"/>
                <w:color w:val="000000"/>
                <w:kern w:val="0"/>
                <w:szCs w:val="20"/>
                <w:lang w:eastAsia="zh-CN"/>
              </w:rPr>
            </w:pPr>
            <w:r w:rsidRPr="008935D1">
              <w:rPr>
                <w:rFonts w:ascii="Arial" w:hAnsi="Arial" w:cs="Arial"/>
                <w:color w:val="000000"/>
                <w:kern w:val="0"/>
                <w:szCs w:val="20"/>
                <w:lang w:eastAsia="zh-CN"/>
              </w:rPr>
              <w:t xml:space="preserve">2.39 </w:t>
            </w:r>
          </w:p>
        </w:tc>
      </w:tr>
      <w:tr w:rsidR="003B37A6" w:rsidRPr="008935D1" w14:paraId="115D9452" w14:textId="77777777" w:rsidTr="003B37A6">
        <w:trPr>
          <w:trHeight w:val="290"/>
        </w:trPr>
        <w:tc>
          <w:tcPr>
            <w:tcW w:w="607" w:type="pct"/>
            <w:tcBorders>
              <w:top w:val="nil"/>
              <w:left w:val="nil"/>
              <w:bottom w:val="nil"/>
              <w:right w:val="nil"/>
            </w:tcBorders>
            <w:shd w:val="clear" w:color="auto" w:fill="auto"/>
            <w:noWrap/>
            <w:vAlign w:val="center"/>
          </w:tcPr>
          <w:p w14:paraId="6601AE09" w14:textId="77777777" w:rsidR="00D51D28" w:rsidRPr="008935D1" w:rsidRDefault="00D51D28" w:rsidP="00FF321E">
            <w:pPr>
              <w:spacing w:line="360" w:lineRule="auto"/>
              <w:jc w:val="both"/>
              <w:rPr>
                <w:rFonts w:ascii="Arial" w:hAnsi="Arial" w:cs="Arial"/>
                <w:color w:val="000000"/>
                <w:kern w:val="0"/>
                <w:szCs w:val="20"/>
                <w:lang w:eastAsia="zh-CN"/>
              </w:rPr>
            </w:pPr>
            <w:r w:rsidRPr="008935D1">
              <w:rPr>
                <w:rFonts w:ascii="Arial" w:hAnsi="Arial" w:cs="Arial"/>
                <w:color w:val="000000"/>
                <w:kern w:val="0"/>
                <w:szCs w:val="20"/>
                <w:lang w:eastAsia="zh-CN"/>
              </w:rPr>
              <w:t>2</w:t>
            </w:r>
          </w:p>
        </w:tc>
        <w:tc>
          <w:tcPr>
            <w:tcW w:w="1267" w:type="pct"/>
            <w:tcBorders>
              <w:top w:val="nil"/>
              <w:left w:val="nil"/>
              <w:bottom w:val="nil"/>
              <w:right w:val="nil"/>
            </w:tcBorders>
            <w:shd w:val="clear" w:color="auto" w:fill="auto"/>
            <w:noWrap/>
            <w:vAlign w:val="center"/>
          </w:tcPr>
          <w:p w14:paraId="697E7CBD" w14:textId="77777777" w:rsidR="00D51D28" w:rsidRPr="008935D1" w:rsidRDefault="00D51D28" w:rsidP="00FF321E">
            <w:pPr>
              <w:spacing w:line="360" w:lineRule="auto"/>
              <w:jc w:val="both"/>
              <w:rPr>
                <w:rFonts w:ascii="Arial" w:hAnsi="Arial" w:cs="Arial"/>
                <w:color w:val="000000"/>
                <w:kern w:val="0"/>
                <w:szCs w:val="20"/>
                <w:lang w:eastAsia="zh-CN"/>
              </w:rPr>
            </w:pPr>
            <w:r w:rsidRPr="008935D1">
              <w:rPr>
                <w:rFonts w:ascii="Arial" w:hAnsi="Arial" w:cs="Arial"/>
                <w:color w:val="000000"/>
                <w:kern w:val="0"/>
                <w:szCs w:val="20"/>
                <w:lang w:eastAsia="zh-CN"/>
              </w:rPr>
              <w:t xml:space="preserve">173.45 </w:t>
            </w:r>
          </w:p>
        </w:tc>
        <w:tc>
          <w:tcPr>
            <w:tcW w:w="856" w:type="pct"/>
            <w:tcBorders>
              <w:top w:val="nil"/>
              <w:left w:val="nil"/>
              <w:bottom w:val="nil"/>
              <w:right w:val="nil"/>
            </w:tcBorders>
            <w:shd w:val="clear" w:color="auto" w:fill="auto"/>
            <w:noWrap/>
            <w:vAlign w:val="center"/>
          </w:tcPr>
          <w:p w14:paraId="348446F6" w14:textId="77777777" w:rsidR="00D51D28" w:rsidRPr="008935D1" w:rsidRDefault="00D51D28" w:rsidP="00FF321E">
            <w:pPr>
              <w:spacing w:line="360" w:lineRule="auto"/>
              <w:jc w:val="both"/>
              <w:rPr>
                <w:rFonts w:ascii="Arial" w:hAnsi="Arial" w:cs="Arial"/>
                <w:color w:val="000000"/>
                <w:kern w:val="0"/>
                <w:szCs w:val="20"/>
                <w:lang w:eastAsia="zh-CN"/>
              </w:rPr>
            </w:pPr>
            <w:r w:rsidRPr="008935D1">
              <w:rPr>
                <w:rFonts w:ascii="Arial" w:hAnsi="Arial" w:cs="Arial"/>
                <w:color w:val="000000"/>
                <w:kern w:val="0"/>
                <w:szCs w:val="20"/>
                <w:lang w:eastAsia="zh-CN"/>
              </w:rPr>
              <w:t xml:space="preserve">1.93 </w:t>
            </w:r>
          </w:p>
        </w:tc>
        <w:tc>
          <w:tcPr>
            <w:tcW w:w="856" w:type="pct"/>
            <w:tcBorders>
              <w:top w:val="nil"/>
              <w:left w:val="nil"/>
              <w:bottom w:val="nil"/>
              <w:right w:val="nil"/>
            </w:tcBorders>
            <w:shd w:val="clear" w:color="auto" w:fill="auto"/>
            <w:noWrap/>
            <w:vAlign w:val="center"/>
          </w:tcPr>
          <w:p w14:paraId="51A31F36" w14:textId="77777777" w:rsidR="00D51D28" w:rsidRPr="008935D1" w:rsidRDefault="00D51D28" w:rsidP="00FF321E">
            <w:pPr>
              <w:spacing w:line="360" w:lineRule="auto"/>
              <w:jc w:val="both"/>
              <w:rPr>
                <w:rFonts w:ascii="Arial" w:hAnsi="Arial" w:cs="Arial"/>
                <w:color w:val="000000"/>
                <w:kern w:val="0"/>
                <w:szCs w:val="20"/>
                <w:lang w:eastAsia="zh-CN"/>
              </w:rPr>
            </w:pPr>
            <w:r w:rsidRPr="008935D1">
              <w:rPr>
                <w:rFonts w:ascii="Arial" w:hAnsi="Arial" w:cs="Arial"/>
                <w:color w:val="000000"/>
                <w:kern w:val="0"/>
                <w:szCs w:val="20"/>
                <w:lang w:eastAsia="zh-CN"/>
              </w:rPr>
              <w:t xml:space="preserve">1.71 </w:t>
            </w:r>
          </w:p>
        </w:tc>
        <w:tc>
          <w:tcPr>
            <w:tcW w:w="471" w:type="pct"/>
            <w:tcBorders>
              <w:top w:val="nil"/>
              <w:left w:val="nil"/>
              <w:bottom w:val="nil"/>
              <w:right w:val="nil"/>
            </w:tcBorders>
            <w:shd w:val="clear" w:color="auto" w:fill="auto"/>
            <w:noWrap/>
            <w:vAlign w:val="center"/>
          </w:tcPr>
          <w:p w14:paraId="79F13E45" w14:textId="77777777" w:rsidR="00D51D28" w:rsidRPr="008935D1" w:rsidRDefault="00D51D28" w:rsidP="00FF321E">
            <w:pPr>
              <w:spacing w:line="360" w:lineRule="auto"/>
              <w:jc w:val="both"/>
              <w:rPr>
                <w:rFonts w:ascii="Arial" w:hAnsi="Arial" w:cs="Arial"/>
                <w:color w:val="000000"/>
                <w:kern w:val="0"/>
                <w:szCs w:val="20"/>
                <w:lang w:eastAsia="zh-CN"/>
              </w:rPr>
            </w:pPr>
            <w:r w:rsidRPr="008935D1">
              <w:rPr>
                <w:rFonts w:ascii="Arial" w:hAnsi="Arial" w:cs="Arial"/>
                <w:color w:val="000000"/>
                <w:kern w:val="0"/>
                <w:szCs w:val="20"/>
                <w:lang w:eastAsia="zh-CN"/>
              </w:rPr>
              <w:t xml:space="preserve">4.34 </w:t>
            </w:r>
          </w:p>
        </w:tc>
        <w:tc>
          <w:tcPr>
            <w:tcW w:w="471" w:type="pct"/>
            <w:tcBorders>
              <w:top w:val="nil"/>
              <w:left w:val="nil"/>
              <w:bottom w:val="nil"/>
              <w:right w:val="nil"/>
            </w:tcBorders>
            <w:shd w:val="clear" w:color="auto" w:fill="auto"/>
            <w:noWrap/>
            <w:vAlign w:val="center"/>
          </w:tcPr>
          <w:p w14:paraId="36EECD3C" w14:textId="77777777" w:rsidR="00D51D28" w:rsidRPr="008935D1" w:rsidRDefault="00D51D28" w:rsidP="00FF321E">
            <w:pPr>
              <w:spacing w:line="360" w:lineRule="auto"/>
              <w:jc w:val="both"/>
              <w:rPr>
                <w:rFonts w:ascii="Arial" w:hAnsi="Arial" w:cs="Arial"/>
                <w:color w:val="000000"/>
                <w:kern w:val="0"/>
                <w:szCs w:val="20"/>
                <w:lang w:eastAsia="zh-CN"/>
              </w:rPr>
            </w:pPr>
            <w:r w:rsidRPr="008935D1">
              <w:rPr>
                <w:rFonts w:ascii="Arial" w:hAnsi="Arial" w:cs="Arial"/>
                <w:color w:val="000000"/>
                <w:kern w:val="0"/>
                <w:szCs w:val="20"/>
                <w:lang w:eastAsia="zh-CN"/>
              </w:rPr>
              <w:t xml:space="preserve">2.54 </w:t>
            </w:r>
          </w:p>
        </w:tc>
        <w:tc>
          <w:tcPr>
            <w:tcW w:w="471" w:type="pct"/>
            <w:tcBorders>
              <w:top w:val="nil"/>
              <w:left w:val="nil"/>
              <w:bottom w:val="nil"/>
              <w:right w:val="nil"/>
            </w:tcBorders>
            <w:shd w:val="clear" w:color="auto" w:fill="auto"/>
            <w:noWrap/>
            <w:vAlign w:val="center"/>
          </w:tcPr>
          <w:p w14:paraId="02444D7E" w14:textId="77777777" w:rsidR="00D51D28" w:rsidRPr="008935D1" w:rsidRDefault="00D51D28" w:rsidP="00FF321E">
            <w:pPr>
              <w:spacing w:line="360" w:lineRule="auto"/>
              <w:jc w:val="both"/>
              <w:rPr>
                <w:rFonts w:ascii="Arial" w:hAnsi="Arial" w:cs="Arial"/>
                <w:color w:val="000000"/>
                <w:kern w:val="0"/>
                <w:szCs w:val="20"/>
                <w:lang w:eastAsia="zh-CN"/>
              </w:rPr>
            </w:pPr>
            <w:r w:rsidRPr="008935D1">
              <w:rPr>
                <w:rFonts w:ascii="Arial" w:hAnsi="Arial" w:cs="Arial"/>
                <w:color w:val="000000"/>
                <w:kern w:val="0"/>
                <w:szCs w:val="20"/>
                <w:lang w:eastAsia="zh-CN"/>
              </w:rPr>
              <w:t xml:space="preserve">2.25 </w:t>
            </w:r>
          </w:p>
        </w:tc>
      </w:tr>
      <w:tr w:rsidR="003B37A6" w:rsidRPr="008935D1" w14:paraId="4D713F96" w14:textId="77777777" w:rsidTr="003B37A6">
        <w:trPr>
          <w:trHeight w:val="290"/>
        </w:trPr>
        <w:tc>
          <w:tcPr>
            <w:tcW w:w="607" w:type="pct"/>
            <w:tcBorders>
              <w:top w:val="nil"/>
              <w:left w:val="nil"/>
              <w:bottom w:val="nil"/>
              <w:right w:val="nil"/>
            </w:tcBorders>
            <w:shd w:val="clear" w:color="auto" w:fill="auto"/>
            <w:noWrap/>
            <w:vAlign w:val="center"/>
          </w:tcPr>
          <w:p w14:paraId="4E0FD473" w14:textId="77777777" w:rsidR="00D51D28" w:rsidRPr="008935D1" w:rsidRDefault="00D51D28" w:rsidP="00FF321E">
            <w:pPr>
              <w:spacing w:line="360" w:lineRule="auto"/>
              <w:jc w:val="both"/>
              <w:rPr>
                <w:rFonts w:ascii="Arial" w:hAnsi="Arial" w:cs="Arial"/>
                <w:color w:val="000000"/>
                <w:kern w:val="0"/>
                <w:szCs w:val="20"/>
                <w:lang w:eastAsia="zh-CN"/>
              </w:rPr>
            </w:pPr>
            <w:r w:rsidRPr="008935D1">
              <w:rPr>
                <w:rFonts w:ascii="Arial" w:hAnsi="Arial" w:cs="Arial"/>
                <w:color w:val="000000"/>
                <w:kern w:val="0"/>
                <w:szCs w:val="20"/>
                <w:lang w:eastAsia="zh-CN"/>
              </w:rPr>
              <w:t>3</w:t>
            </w:r>
          </w:p>
        </w:tc>
        <w:tc>
          <w:tcPr>
            <w:tcW w:w="1267" w:type="pct"/>
            <w:tcBorders>
              <w:top w:val="nil"/>
              <w:left w:val="nil"/>
              <w:bottom w:val="nil"/>
              <w:right w:val="nil"/>
            </w:tcBorders>
            <w:shd w:val="clear" w:color="auto" w:fill="auto"/>
            <w:noWrap/>
            <w:vAlign w:val="center"/>
          </w:tcPr>
          <w:p w14:paraId="50561545" w14:textId="77777777" w:rsidR="00D51D28" w:rsidRPr="008935D1" w:rsidRDefault="00D51D28" w:rsidP="00FF321E">
            <w:pPr>
              <w:spacing w:line="360" w:lineRule="auto"/>
              <w:jc w:val="both"/>
              <w:rPr>
                <w:rFonts w:ascii="Arial" w:hAnsi="Arial" w:cs="Arial"/>
                <w:color w:val="000000"/>
                <w:kern w:val="0"/>
                <w:szCs w:val="20"/>
                <w:lang w:eastAsia="zh-CN"/>
              </w:rPr>
            </w:pPr>
            <w:r w:rsidRPr="008935D1">
              <w:rPr>
                <w:rFonts w:ascii="Arial" w:hAnsi="Arial" w:cs="Arial"/>
                <w:color w:val="000000"/>
                <w:kern w:val="0"/>
                <w:szCs w:val="20"/>
                <w:lang w:eastAsia="zh-CN"/>
              </w:rPr>
              <w:t xml:space="preserve">128.83 </w:t>
            </w:r>
          </w:p>
        </w:tc>
        <w:tc>
          <w:tcPr>
            <w:tcW w:w="856" w:type="pct"/>
            <w:tcBorders>
              <w:top w:val="nil"/>
              <w:left w:val="nil"/>
              <w:bottom w:val="nil"/>
              <w:right w:val="nil"/>
            </w:tcBorders>
            <w:shd w:val="clear" w:color="auto" w:fill="auto"/>
            <w:noWrap/>
            <w:vAlign w:val="center"/>
          </w:tcPr>
          <w:p w14:paraId="117ADB93" w14:textId="77777777" w:rsidR="00D51D28" w:rsidRPr="008935D1" w:rsidRDefault="00D51D28" w:rsidP="00FF321E">
            <w:pPr>
              <w:spacing w:line="360" w:lineRule="auto"/>
              <w:jc w:val="both"/>
              <w:rPr>
                <w:rFonts w:ascii="Arial" w:hAnsi="Arial" w:cs="Arial"/>
                <w:color w:val="000000"/>
                <w:kern w:val="0"/>
                <w:szCs w:val="20"/>
                <w:lang w:eastAsia="zh-CN"/>
              </w:rPr>
            </w:pPr>
            <w:r w:rsidRPr="008935D1">
              <w:rPr>
                <w:rFonts w:ascii="Arial" w:hAnsi="Arial" w:cs="Arial"/>
                <w:color w:val="000000"/>
                <w:kern w:val="0"/>
                <w:szCs w:val="20"/>
                <w:lang w:eastAsia="zh-CN"/>
              </w:rPr>
              <w:t xml:space="preserve">1.95 </w:t>
            </w:r>
          </w:p>
        </w:tc>
        <w:tc>
          <w:tcPr>
            <w:tcW w:w="856" w:type="pct"/>
            <w:tcBorders>
              <w:top w:val="nil"/>
              <w:left w:val="nil"/>
              <w:bottom w:val="nil"/>
              <w:right w:val="nil"/>
            </w:tcBorders>
            <w:shd w:val="clear" w:color="auto" w:fill="auto"/>
            <w:noWrap/>
            <w:vAlign w:val="center"/>
          </w:tcPr>
          <w:p w14:paraId="31465245" w14:textId="77777777" w:rsidR="00D51D28" w:rsidRPr="008935D1" w:rsidRDefault="00D51D28" w:rsidP="00FF321E">
            <w:pPr>
              <w:spacing w:line="360" w:lineRule="auto"/>
              <w:jc w:val="both"/>
              <w:rPr>
                <w:rFonts w:ascii="Arial" w:hAnsi="Arial" w:cs="Arial"/>
                <w:color w:val="000000"/>
                <w:kern w:val="0"/>
                <w:szCs w:val="20"/>
                <w:lang w:eastAsia="zh-CN"/>
              </w:rPr>
            </w:pPr>
            <w:r w:rsidRPr="008935D1">
              <w:rPr>
                <w:rFonts w:ascii="Arial" w:hAnsi="Arial" w:cs="Arial"/>
                <w:color w:val="000000"/>
                <w:kern w:val="0"/>
                <w:szCs w:val="20"/>
                <w:lang w:eastAsia="zh-CN"/>
              </w:rPr>
              <w:t xml:space="preserve">1.72 </w:t>
            </w:r>
          </w:p>
        </w:tc>
        <w:tc>
          <w:tcPr>
            <w:tcW w:w="471" w:type="pct"/>
            <w:tcBorders>
              <w:top w:val="nil"/>
              <w:left w:val="nil"/>
              <w:bottom w:val="nil"/>
              <w:right w:val="nil"/>
            </w:tcBorders>
            <w:shd w:val="clear" w:color="auto" w:fill="auto"/>
            <w:noWrap/>
            <w:vAlign w:val="center"/>
          </w:tcPr>
          <w:p w14:paraId="71CEFFEC" w14:textId="77777777" w:rsidR="00D51D28" w:rsidRPr="008935D1" w:rsidRDefault="00D51D28" w:rsidP="00FF321E">
            <w:pPr>
              <w:spacing w:line="360" w:lineRule="auto"/>
              <w:jc w:val="both"/>
              <w:rPr>
                <w:rFonts w:ascii="Arial" w:hAnsi="Arial" w:cs="Arial"/>
                <w:color w:val="000000"/>
                <w:kern w:val="0"/>
                <w:szCs w:val="20"/>
                <w:lang w:eastAsia="zh-CN"/>
              </w:rPr>
            </w:pPr>
            <w:r w:rsidRPr="008935D1">
              <w:rPr>
                <w:rFonts w:ascii="Arial" w:hAnsi="Arial" w:cs="Arial"/>
                <w:color w:val="000000"/>
                <w:kern w:val="0"/>
                <w:szCs w:val="20"/>
                <w:lang w:eastAsia="zh-CN"/>
              </w:rPr>
              <w:t xml:space="preserve">3.22 </w:t>
            </w:r>
          </w:p>
        </w:tc>
        <w:tc>
          <w:tcPr>
            <w:tcW w:w="471" w:type="pct"/>
            <w:tcBorders>
              <w:top w:val="nil"/>
              <w:left w:val="nil"/>
              <w:bottom w:val="nil"/>
              <w:right w:val="nil"/>
            </w:tcBorders>
            <w:shd w:val="clear" w:color="auto" w:fill="auto"/>
            <w:noWrap/>
            <w:vAlign w:val="center"/>
          </w:tcPr>
          <w:p w14:paraId="2D3CFF4A" w14:textId="77777777" w:rsidR="00D51D28" w:rsidRPr="008935D1" w:rsidRDefault="00D51D28" w:rsidP="00FF321E">
            <w:pPr>
              <w:spacing w:line="360" w:lineRule="auto"/>
              <w:jc w:val="both"/>
              <w:rPr>
                <w:rFonts w:ascii="Arial" w:hAnsi="Arial" w:cs="Arial"/>
                <w:color w:val="000000"/>
                <w:kern w:val="0"/>
                <w:szCs w:val="20"/>
                <w:lang w:eastAsia="zh-CN"/>
              </w:rPr>
            </w:pPr>
            <w:r w:rsidRPr="008935D1">
              <w:rPr>
                <w:rFonts w:ascii="Arial" w:hAnsi="Arial" w:cs="Arial"/>
                <w:color w:val="000000"/>
                <w:kern w:val="0"/>
                <w:szCs w:val="20"/>
                <w:lang w:eastAsia="zh-CN"/>
              </w:rPr>
              <w:t xml:space="preserve">1.87 </w:t>
            </w:r>
          </w:p>
        </w:tc>
        <w:tc>
          <w:tcPr>
            <w:tcW w:w="471" w:type="pct"/>
            <w:tcBorders>
              <w:top w:val="nil"/>
              <w:left w:val="nil"/>
              <w:bottom w:val="nil"/>
              <w:right w:val="nil"/>
            </w:tcBorders>
            <w:shd w:val="clear" w:color="auto" w:fill="auto"/>
            <w:noWrap/>
            <w:vAlign w:val="center"/>
          </w:tcPr>
          <w:p w14:paraId="181A8BC8" w14:textId="77777777" w:rsidR="00D51D28" w:rsidRPr="008935D1" w:rsidRDefault="00D51D28" w:rsidP="00FF321E">
            <w:pPr>
              <w:spacing w:line="360" w:lineRule="auto"/>
              <w:jc w:val="both"/>
              <w:rPr>
                <w:rFonts w:ascii="Arial" w:hAnsi="Arial" w:cs="Arial"/>
                <w:color w:val="000000"/>
                <w:kern w:val="0"/>
                <w:szCs w:val="20"/>
                <w:lang w:eastAsia="zh-CN"/>
              </w:rPr>
            </w:pPr>
            <w:r w:rsidRPr="008935D1">
              <w:rPr>
                <w:rFonts w:ascii="Arial" w:hAnsi="Arial" w:cs="Arial"/>
                <w:color w:val="000000"/>
                <w:kern w:val="0"/>
                <w:szCs w:val="20"/>
                <w:lang w:eastAsia="zh-CN"/>
              </w:rPr>
              <w:t xml:space="preserve">1.65 </w:t>
            </w:r>
          </w:p>
        </w:tc>
      </w:tr>
      <w:tr w:rsidR="003B37A6" w:rsidRPr="008935D1" w14:paraId="367EA3B1" w14:textId="77777777" w:rsidTr="003B37A6">
        <w:trPr>
          <w:trHeight w:val="290"/>
        </w:trPr>
        <w:tc>
          <w:tcPr>
            <w:tcW w:w="607" w:type="pct"/>
            <w:tcBorders>
              <w:top w:val="nil"/>
              <w:left w:val="nil"/>
              <w:bottom w:val="nil"/>
              <w:right w:val="nil"/>
            </w:tcBorders>
            <w:shd w:val="clear" w:color="auto" w:fill="auto"/>
            <w:noWrap/>
            <w:vAlign w:val="center"/>
          </w:tcPr>
          <w:p w14:paraId="0CA145B9" w14:textId="77777777" w:rsidR="00D51D28" w:rsidRPr="008935D1" w:rsidRDefault="00D51D28" w:rsidP="00FF321E">
            <w:pPr>
              <w:spacing w:line="360" w:lineRule="auto"/>
              <w:jc w:val="both"/>
              <w:rPr>
                <w:rFonts w:ascii="Arial" w:hAnsi="Arial" w:cs="Arial"/>
                <w:color w:val="000000"/>
                <w:kern w:val="0"/>
                <w:szCs w:val="20"/>
                <w:lang w:eastAsia="zh-CN"/>
              </w:rPr>
            </w:pPr>
            <w:r w:rsidRPr="008935D1">
              <w:rPr>
                <w:rFonts w:ascii="Arial" w:hAnsi="Arial" w:cs="Arial"/>
                <w:color w:val="000000"/>
                <w:kern w:val="0"/>
                <w:szCs w:val="20"/>
                <w:lang w:eastAsia="zh-CN"/>
              </w:rPr>
              <w:t>4</w:t>
            </w:r>
          </w:p>
        </w:tc>
        <w:tc>
          <w:tcPr>
            <w:tcW w:w="1267" w:type="pct"/>
            <w:tcBorders>
              <w:top w:val="nil"/>
              <w:left w:val="nil"/>
              <w:bottom w:val="nil"/>
              <w:right w:val="nil"/>
            </w:tcBorders>
            <w:shd w:val="clear" w:color="auto" w:fill="auto"/>
            <w:noWrap/>
            <w:vAlign w:val="center"/>
          </w:tcPr>
          <w:p w14:paraId="21FC70B9" w14:textId="77777777" w:rsidR="00D51D28" w:rsidRPr="008935D1" w:rsidRDefault="00D51D28" w:rsidP="00FF321E">
            <w:pPr>
              <w:spacing w:line="360" w:lineRule="auto"/>
              <w:jc w:val="both"/>
              <w:rPr>
                <w:rFonts w:ascii="Arial" w:hAnsi="Arial" w:cs="Arial"/>
                <w:color w:val="000000"/>
                <w:kern w:val="0"/>
                <w:szCs w:val="20"/>
                <w:lang w:eastAsia="zh-CN"/>
              </w:rPr>
            </w:pPr>
            <w:r w:rsidRPr="008935D1">
              <w:rPr>
                <w:rFonts w:ascii="Arial" w:hAnsi="Arial" w:cs="Arial"/>
                <w:color w:val="000000"/>
                <w:kern w:val="0"/>
                <w:szCs w:val="20"/>
                <w:lang w:eastAsia="zh-CN"/>
              </w:rPr>
              <w:t xml:space="preserve">223.20 </w:t>
            </w:r>
          </w:p>
        </w:tc>
        <w:tc>
          <w:tcPr>
            <w:tcW w:w="856" w:type="pct"/>
            <w:tcBorders>
              <w:top w:val="nil"/>
              <w:left w:val="nil"/>
              <w:bottom w:val="nil"/>
              <w:right w:val="nil"/>
            </w:tcBorders>
            <w:shd w:val="clear" w:color="auto" w:fill="auto"/>
            <w:noWrap/>
            <w:vAlign w:val="center"/>
          </w:tcPr>
          <w:p w14:paraId="6C7D2A9E" w14:textId="77777777" w:rsidR="00D51D28" w:rsidRPr="008935D1" w:rsidRDefault="00D51D28" w:rsidP="00FF321E">
            <w:pPr>
              <w:spacing w:line="360" w:lineRule="auto"/>
              <w:jc w:val="both"/>
              <w:rPr>
                <w:rFonts w:ascii="Arial" w:hAnsi="Arial" w:cs="Arial"/>
                <w:color w:val="000000"/>
                <w:kern w:val="0"/>
                <w:szCs w:val="20"/>
                <w:lang w:eastAsia="zh-CN"/>
              </w:rPr>
            </w:pPr>
            <w:r w:rsidRPr="008935D1">
              <w:rPr>
                <w:rFonts w:ascii="Arial" w:hAnsi="Arial" w:cs="Arial"/>
                <w:color w:val="000000"/>
                <w:kern w:val="0"/>
                <w:szCs w:val="20"/>
                <w:lang w:eastAsia="zh-CN"/>
              </w:rPr>
              <w:t xml:space="preserve">1.98 </w:t>
            </w:r>
          </w:p>
        </w:tc>
        <w:tc>
          <w:tcPr>
            <w:tcW w:w="856" w:type="pct"/>
            <w:tcBorders>
              <w:top w:val="nil"/>
              <w:left w:val="nil"/>
              <w:bottom w:val="nil"/>
              <w:right w:val="nil"/>
            </w:tcBorders>
            <w:shd w:val="clear" w:color="auto" w:fill="auto"/>
            <w:noWrap/>
            <w:vAlign w:val="center"/>
          </w:tcPr>
          <w:p w14:paraId="18D8DF32" w14:textId="77777777" w:rsidR="00D51D28" w:rsidRPr="008935D1" w:rsidRDefault="00D51D28" w:rsidP="00FF321E">
            <w:pPr>
              <w:spacing w:line="360" w:lineRule="auto"/>
              <w:jc w:val="both"/>
              <w:rPr>
                <w:rFonts w:ascii="Arial" w:hAnsi="Arial" w:cs="Arial"/>
                <w:color w:val="000000"/>
                <w:kern w:val="0"/>
                <w:szCs w:val="20"/>
                <w:lang w:eastAsia="zh-CN"/>
              </w:rPr>
            </w:pPr>
            <w:r w:rsidRPr="008935D1">
              <w:rPr>
                <w:rFonts w:ascii="Arial" w:hAnsi="Arial" w:cs="Arial"/>
                <w:color w:val="000000"/>
                <w:kern w:val="0"/>
                <w:szCs w:val="20"/>
                <w:lang w:eastAsia="zh-CN"/>
              </w:rPr>
              <w:t xml:space="preserve">1.79 </w:t>
            </w:r>
          </w:p>
        </w:tc>
        <w:tc>
          <w:tcPr>
            <w:tcW w:w="471" w:type="pct"/>
            <w:tcBorders>
              <w:top w:val="nil"/>
              <w:left w:val="nil"/>
              <w:bottom w:val="nil"/>
              <w:right w:val="nil"/>
            </w:tcBorders>
            <w:shd w:val="clear" w:color="auto" w:fill="auto"/>
            <w:noWrap/>
            <w:vAlign w:val="center"/>
          </w:tcPr>
          <w:p w14:paraId="52F734F0" w14:textId="77777777" w:rsidR="00D51D28" w:rsidRPr="008935D1" w:rsidRDefault="00D51D28" w:rsidP="00FF321E">
            <w:pPr>
              <w:spacing w:line="360" w:lineRule="auto"/>
              <w:jc w:val="both"/>
              <w:rPr>
                <w:rFonts w:ascii="Arial" w:hAnsi="Arial" w:cs="Arial"/>
                <w:color w:val="000000"/>
                <w:kern w:val="0"/>
                <w:szCs w:val="20"/>
                <w:lang w:eastAsia="zh-CN"/>
              </w:rPr>
            </w:pPr>
            <w:r w:rsidRPr="008935D1">
              <w:rPr>
                <w:rFonts w:ascii="Arial" w:hAnsi="Arial" w:cs="Arial"/>
                <w:color w:val="000000"/>
                <w:kern w:val="0"/>
                <w:szCs w:val="20"/>
                <w:lang w:eastAsia="zh-CN"/>
              </w:rPr>
              <w:t xml:space="preserve">5.58 </w:t>
            </w:r>
          </w:p>
        </w:tc>
        <w:tc>
          <w:tcPr>
            <w:tcW w:w="471" w:type="pct"/>
            <w:tcBorders>
              <w:top w:val="nil"/>
              <w:left w:val="nil"/>
              <w:bottom w:val="nil"/>
              <w:right w:val="nil"/>
            </w:tcBorders>
            <w:shd w:val="clear" w:color="auto" w:fill="auto"/>
            <w:noWrap/>
            <w:vAlign w:val="center"/>
          </w:tcPr>
          <w:p w14:paraId="70B6C8BB" w14:textId="77777777" w:rsidR="00D51D28" w:rsidRPr="008935D1" w:rsidRDefault="00D51D28" w:rsidP="00FF321E">
            <w:pPr>
              <w:spacing w:line="360" w:lineRule="auto"/>
              <w:jc w:val="both"/>
              <w:rPr>
                <w:rFonts w:ascii="Arial" w:hAnsi="Arial" w:cs="Arial"/>
                <w:color w:val="000000"/>
                <w:kern w:val="0"/>
                <w:szCs w:val="20"/>
                <w:lang w:eastAsia="zh-CN"/>
              </w:rPr>
            </w:pPr>
            <w:r w:rsidRPr="008935D1">
              <w:rPr>
                <w:rFonts w:ascii="Arial" w:hAnsi="Arial" w:cs="Arial"/>
                <w:color w:val="000000"/>
                <w:kern w:val="0"/>
                <w:szCs w:val="20"/>
                <w:lang w:eastAsia="zh-CN"/>
              </w:rPr>
              <w:t xml:space="preserve">3.12 </w:t>
            </w:r>
          </w:p>
        </w:tc>
        <w:tc>
          <w:tcPr>
            <w:tcW w:w="471" w:type="pct"/>
            <w:tcBorders>
              <w:top w:val="nil"/>
              <w:left w:val="nil"/>
              <w:bottom w:val="nil"/>
              <w:right w:val="nil"/>
            </w:tcBorders>
            <w:shd w:val="clear" w:color="auto" w:fill="auto"/>
            <w:noWrap/>
            <w:vAlign w:val="center"/>
          </w:tcPr>
          <w:p w14:paraId="2F3F9D34" w14:textId="77777777" w:rsidR="00D51D28" w:rsidRPr="008935D1" w:rsidRDefault="00D51D28" w:rsidP="00FF321E">
            <w:pPr>
              <w:spacing w:line="360" w:lineRule="auto"/>
              <w:jc w:val="both"/>
              <w:rPr>
                <w:rFonts w:ascii="Arial" w:hAnsi="Arial" w:cs="Arial"/>
                <w:color w:val="000000"/>
                <w:kern w:val="0"/>
                <w:szCs w:val="20"/>
                <w:lang w:eastAsia="zh-CN"/>
              </w:rPr>
            </w:pPr>
            <w:r w:rsidRPr="008935D1">
              <w:rPr>
                <w:rFonts w:ascii="Arial" w:hAnsi="Arial" w:cs="Arial"/>
                <w:color w:val="000000"/>
                <w:kern w:val="0"/>
                <w:szCs w:val="20"/>
                <w:lang w:eastAsia="zh-CN"/>
              </w:rPr>
              <w:t xml:space="preserve">2.82 </w:t>
            </w:r>
          </w:p>
        </w:tc>
      </w:tr>
      <w:tr w:rsidR="003B37A6" w:rsidRPr="008935D1" w14:paraId="60AE9D1F" w14:textId="77777777" w:rsidTr="003B37A6">
        <w:trPr>
          <w:trHeight w:val="290"/>
        </w:trPr>
        <w:tc>
          <w:tcPr>
            <w:tcW w:w="607" w:type="pct"/>
            <w:tcBorders>
              <w:top w:val="nil"/>
              <w:left w:val="nil"/>
              <w:bottom w:val="nil"/>
              <w:right w:val="nil"/>
            </w:tcBorders>
            <w:shd w:val="clear" w:color="auto" w:fill="auto"/>
            <w:noWrap/>
            <w:vAlign w:val="center"/>
          </w:tcPr>
          <w:p w14:paraId="335A81F0" w14:textId="77777777" w:rsidR="00D51D28" w:rsidRPr="008935D1" w:rsidRDefault="00D51D28" w:rsidP="00FF321E">
            <w:pPr>
              <w:spacing w:line="360" w:lineRule="auto"/>
              <w:jc w:val="both"/>
              <w:rPr>
                <w:rFonts w:ascii="Arial" w:hAnsi="Arial" w:cs="Arial"/>
                <w:color w:val="000000"/>
                <w:kern w:val="0"/>
                <w:szCs w:val="20"/>
                <w:lang w:eastAsia="zh-CN"/>
              </w:rPr>
            </w:pPr>
            <w:r w:rsidRPr="008935D1">
              <w:rPr>
                <w:rFonts w:ascii="Arial" w:hAnsi="Arial" w:cs="Arial"/>
                <w:color w:val="000000"/>
                <w:kern w:val="0"/>
                <w:szCs w:val="20"/>
                <w:lang w:eastAsia="zh-CN"/>
              </w:rPr>
              <w:t>5</w:t>
            </w:r>
          </w:p>
        </w:tc>
        <w:tc>
          <w:tcPr>
            <w:tcW w:w="1267" w:type="pct"/>
            <w:tcBorders>
              <w:top w:val="nil"/>
              <w:left w:val="nil"/>
              <w:bottom w:val="nil"/>
              <w:right w:val="nil"/>
            </w:tcBorders>
            <w:shd w:val="clear" w:color="auto" w:fill="auto"/>
            <w:noWrap/>
            <w:vAlign w:val="center"/>
          </w:tcPr>
          <w:p w14:paraId="3237965A" w14:textId="77777777" w:rsidR="00D51D28" w:rsidRPr="008935D1" w:rsidRDefault="00D51D28" w:rsidP="00FF321E">
            <w:pPr>
              <w:spacing w:line="360" w:lineRule="auto"/>
              <w:jc w:val="both"/>
              <w:rPr>
                <w:rFonts w:ascii="Arial" w:hAnsi="Arial" w:cs="Arial"/>
                <w:color w:val="000000"/>
                <w:kern w:val="0"/>
                <w:szCs w:val="20"/>
                <w:lang w:eastAsia="zh-CN"/>
              </w:rPr>
            </w:pPr>
            <w:r w:rsidRPr="008935D1">
              <w:rPr>
                <w:rFonts w:ascii="Arial" w:hAnsi="Arial" w:cs="Arial"/>
                <w:color w:val="000000"/>
                <w:kern w:val="0"/>
                <w:szCs w:val="20"/>
                <w:lang w:eastAsia="zh-CN"/>
              </w:rPr>
              <w:t xml:space="preserve">193.83 </w:t>
            </w:r>
          </w:p>
        </w:tc>
        <w:tc>
          <w:tcPr>
            <w:tcW w:w="856" w:type="pct"/>
            <w:tcBorders>
              <w:top w:val="nil"/>
              <w:left w:val="nil"/>
              <w:bottom w:val="nil"/>
              <w:right w:val="nil"/>
            </w:tcBorders>
            <w:shd w:val="clear" w:color="auto" w:fill="auto"/>
            <w:noWrap/>
            <w:vAlign w:val="center"/>
          </w:tcPr>
          <w:p w14:paraId="198FBD16" w14:textId="77777777" w:rsidR="00D51D28" w:rsidRPr="008935D1" w:rsidRDefault="00D51D28" w:rsidP="00FF321E">
            <w:pPr>
              <w:spacing w:line="360" w:lineRule="auto"/>
              <w:jc w:val="both"/>
              <w:rPr>
                <w:rFonts w:ascii="Arial" w:hAnsi="Arial" w:cs="Arial"/>
                <w:color w:val="000000"/>
                <w:kern w:val="0"/>
                <w:szCs w:val="20"/>
                <w:lang w:eastAsia="zh-CN"/>
              </w:rPr>
            </w:pPr>
            <w:r w:rsidRPr="008935D1">
              <w:rPr>
                <w:rFonts w:ascii="Arial" w:hAnsi="Arial" w:cs="Arial"/>
                <w:color w:val="000000"/>
                <w:kern w:val="0"/>
                <w:szCs w:val="20"/>
                <w:lang w:eastAsia="zh-CN"/>
              </w:rPr>
              <w:t xml:space="preserve">1.97 </w:t>
            </w:r>
          </w:p>
        </w:tc>
        <w:tc>
          <w:tcPr>
            <w:tcW w:w="856" w:type="pct"/>
            <w:tcBorders>
              <w:top w:val="nil"/>
              <w:left w:val="nil"/>
              <w:bottom w:val="nil"/>
              <w:right w:val="nil"/>
            </w:tcBorders>
            <w:shd w:val="clear" w:color="auto" w:fill="auto"/>
            <w:noWrap/>
            <w:vAlign w:val="center"/>
          </w:tcPr>
          <w:p w14:paraId="3A55A5EC" w14:textId="77777777" w:rsidR="00D51D28" w:rsidRPr="008935D1" w:rsidRDefault="00D51D28" w:rsidP="00FF321E">
            <w:pPr>
              <w:spacing w:line="360" w:lineRule="auto"/>
              <w:jc w:val="both"/>
              <w:rPr>
                <w:rFonts w:ascii="Arial" w:hAnsi="Arial" w:cs="Arial"/>
                <w:color w:val="000000"/>
                <w:kern w:val="0"/>
                <w:szCs w:val="20"/>
                <w:lang w:eastAsia="zh-CN"/>
              </w:rPr>
            </w:pPr>
            <w:r w:rsidRPr="008935D1">
              <w:rPr>
                <w:rFonts w:ascii="Arial" w:hAnsi="Arial" w:cs="Arial"/>
                <w:color w:val="000000"/>
                <w:kern w:val="0"/>
                <w:szCs w:val="20"/>
                <w:lang w:eastAsia="zh-CN"/>
              </w:rPr>
              <w:t xml:space="preserve">1.80 </w:t>
            </w:r>
          </w:p>
        </w:tc>
        <w:tc>
          <w:tcPr>
            <w:tcW w:w="471" w:type="pct"/>
            <w:tcBorders>
              <w:top w:val="nil"/>
              <w:left w:val="nil"/>
              <w:bottom w:val="nil"/>
              <w:right w:val="nil"/>
            </w:tcBorders>
            <w:shd w:val="clear" w:color="auto" w:fill="auto"/>
            <w:noWrap/>
            <w:vAlign w:val="center"/>
          </w:tcPr>
          <w:p w14:paraId="02CB19AB" w14:textId="77777777" w:rsidR="00D51D28" w:rsidRPr="008935D1" w:rsidRDefault="00D51D28" w:rsidP="00FF321E">
            <w:pPr>
              <w:spacing w:line="360" w:lineRule="auto"/>
              <w:jc w:val="both"/>
              <w:rPr>
                <w:rFonts w:ascii="Arial" w:hAnsi="Arial" w:cs="Arial"/>
                <w:color w:val="000000"/>
                <w:kern w:val="0"/>
                <w:szCs w:val="20"/>
                <w:lang w:eastAsia="zh-CN"/>
              </w:rPr>
            </w:pPr>
            <w:r w:rsidRPr="008935D1">
              <w:rPr>
                <w:rFonts w:ascii="Arial" w:hAnsi="Arial" w:cs="Arial"/>
                <w:color w:val="000000"/>
                <w:kern w:val="0"/>
                <w:szCs w:val="20"/>
                <w:lang w:eastAsia="zh-CN"/>
              </w:rPr>
              <w:t xml:space="preserve">4.85 </w:t>
            </w:r>
          </w:p>
        </w:tc>
        <w:tc>
          <w:tcPr>
            <w:tcW w:w="471" w:type="pct"/>
            <w:tcBorders>
              <w:top w:val="nil"/>
              <w:left w:val="nil"/>
              <w:bottom w:val="nil"/>
              <w:right w:val="nil"/>
            </w:tcBorders>
            <w:shd w:val="clear" w:color="auto" w:fill="auto"/>
            <w:noWrap/>
            <w:vAlign w:val="center"/>
          </w:tcPr>
          <w:p w14:paraId="44A45ACF" w14:textId="77777777" w:rsidR="00D51D28" w:rsidRPr="008935D1" w:rsidRDefault="00D51D28" w:rsidP="00FF321E">
            <w:pPr>
              <w:spacing w:line="360" w:lineRule="auto"/>
              <w:jc w:val="both"/>
              <w:rPr>
                <w:rFonts w:ascii="Arial" w:hAnsi="Arial" w:cs="Arial"/>
                <w:color w:val="000000"/>
                <w:kern w:val="0"/>
                <w:szCs w:val="20"/>
                <w:lang w:eastAsia="zh-CN"/>
              </w:rPr>
            </w:pPr>
            <w:r w:rsidRPr="008935D1">
              <w:rPr>
                <w:rFonts w:ascii="Arial" w:hAnsi="Arial" w:cs="Arial"/>
                <w:color w:val="000000"/>
                <w:kern w:val="0"/>
                <w:szCs w:val="20"/>
                <w:lang w:eastAsia="zh-CN"/>
              </w:rPr>
              <w:t xml:space="preserve">2.70 </w:t>
            </w:r>
          </w:p>
        </w:tc>
        <w:tc>
          <w:tcPr>
            <w:tcW w:w="471" w:type="pct"/>
            <w:tcBorders>
              <w:top w:val="nil"/>
              <w:left w:val="nil"/>
              <w:bottom w:val="nil"/>
              <w:right w:val="nil"/>
            </w:tcBorders>
            <w:shd w:val="clear" w:color="auto" w:fill="auto"/>
            <w:noWrap/>
            <w:vAlign w:val="center"/>
          </w:tcPr>
          <w:p w14:paraId="703C9F0D" w14:textId="77777777" w:rsidR="00D51D28" w:rsidRPr="008935D1" w:rsidRDefault="00D51D28" w:rsidP="00FF321E">
            <w:pPr>
              <w:spacing w:line="360" w:lineRule="auto"/>
              <w:jc w:val="both"/>
              <w:rPr>
                <w:rFonts w:ascii="Arial" w:hAnsi="Arial" w:cs="Arial"/>
                <w:color w:val="000000"/>
                <w:kern w:val="0"/>
                <w:szCs w:val="20"/>
                <w:lang w:eastAsia="zh-CN"/>
              </w:rPr>
            </w:pPr>
            <w:r w:rsidRPr="008935D1">
              <w:rPr>
                <w:rFonts w:ascii="Arial" w:hAnsi="Arial" w:cs="Arial"/>
                <w:color w:val="000000"/>
                <w:kern w:val="0"/>
                <w:szCs w:val="20"/>
                <w:lang w:eastAsia="zh-CN"/>
              </w:rPr>
              <w:t xml:space="preserve">2.46 </w:t>
            </w:r>
          </w:p>
        </w:tc>
      </w:tr>
      <w:tr w:rsidR="003B37A6" w:rsidRPr="008935D1" w14:paraId="0F553CC7" w14:textId="77777777" w:rsidTr="003B37A6">
        <w:trPr>
          <w:trHeight w:val="290"/>
        </w:trPr>
        <w:tc>
          <w:tcPr>
            <w:tcW w:w="607" w:type="pct"/>
            <w:tcBorders>
              <w:top w:val="nil"/>
              <w:left w:val="nil"/>
              <w:bottom w:val="nil"/>
              <w:right w:val="nil"/>
            </w:tcBorders>
            <w:shd w:val="clear" w:color="auto" w:fill="auto"/>
            <w:noWrap/>
            <w:vAlign w:val="center"/>
          </w:tcPr>
          <w:p w14:paraId="25CEA194" w14:textId="77777777" w:rsidR="00D51D28" w:rsidRPr="008935D1" w:rsidRDefault="00D51D28" w:rsidP="00FF321E">
            <w:pPr>
              <w:spacing w:line="360" w:lineRule="auto"/>
              <w:jc w:val="both"/>
              <w:rPr>
                <w:rFonts w:ascii="Arial" w:hAnsi="Arial" w:cs="Arial"/>
                <w:color w:val="000000"/>
                <w:kern w:val="0"/>
                <w:szCs w:val="20"/>
                <w:lang w:eastAsia="zh-CN"/>
              </w:rPr>
            </w:pPr>
            <w:r w:rsidRPr="008935D1">
              <w:rPr>
                <w:rFonts w:ascii="Arial" w:hAnsi="Arial" w:cs="Arial"/>
                <w:color w:val="000000"/>
                <w:kern w:val="0"/>
                <w:szCs w:val="20"/>
                <w:lang w:eastAsia="zh-CN"/>
              </w:rPr>
              <w:t>6</w:t>
            </w:r>
          </w:p>
        </w:tc>
        <w:tc>
          <w:tcPr>
            <w:tcW w:w="1267" w:type="pct"/>
            <w:tcBorders>
              <w:top w:val="nil"/>
              <w:left w:val="nil"/>
              <w:bottom w:val="nil"/>
              <w:right w:val="nil"/>
            </w:tcBorders>
            <w:shd w:val="clear" w:color="auto" w:fill="auto"/>
            <w:noWrap/>
            <w:vAlign w:val="center"/>
          </w:tcPr>
          <w:p w14:paraId="03197327" w14:textId="77777777" w:rsidR="00D51D28" w:rsidRPr="008935D1" w:rsidRDefault="00D51D28" w:rsidP="00FF321E">
            <w:pPr>
              <w:spacing w:line="360" w:lineRule="auto"/>
              <w:jc w:val="both"/>
              <w:rPr>
                <w:rFonts w:ascii="Arial" w:hAnsi="Arial" w:cs="Arial"/>
                <w:color w:val="000000"/>
                <w:kern w:val="0"/>
                <w:szCs w:val="20"/>
                <w:lang w:eastAsia="zh-CN"/>
              </w:rPr>
            </w:pPr>
            <w:r w:rsidRPr="008935D1">
              <w:rPr>
                <w:rFonts w:ascii="Arial" w:hAnsi="Arial" w:cs="Arial"/>
                <w:color w:val="000000"/>
                <w:kern w:val="0"/>
                <w:szCs w:val="20"/>
                <w:lang w:eastAsia="zh-CN"/>
              </w:rPr>
              <w:t xml:space="preserve">98.76 </w:t>
            </w:r>
          </w:p>
        </w:tc>
        <w:tc>
          <w:tcPr>
            <w:tcW w:w="856" w:type="pct"/>
            <w:tcBorders>
              <w:top w:val="nil"/>
              <w:left w:val="nil"/>
              <w:bottom w:val="nil"/>
              <w:right w:val="nil"/>
            </w:tcBorders>
            <w:shd w:val="clear" w:color="auto" w:fill="auto"/>
            <w:noWrap/>
            <w:vAlign w:val="center"/>
          </w:tcPr>
          <w:p w14:paraId="02633E1E" w14:textId="77777777" w:rsidR="00D51D28" w:rsidRPr="008935D1" w:rsidRDefault="00D51D28" w:rsidP="00FF321E">
            <w:pPr>
              <w:spacing w:line="360" w:lineRule="auto"/>
              <w:jc w:val="both"/>
              <w:rPr>
                <w:rFonts w:ascii="Arial" w:hAnsi="Arial" w:cs="Arial"/>
                <w:color w:val="000000"/>
                <w:kern w:val="0"/>
                <w:szCs w:val="20"/>
                <w:lang w:eastAsia="zh-CN"/>
              </w:rPr>
            </w:pPr>
            <w:r w:rsidRPr="008935D1">
              <w:rPr>
                <w:rFonts w:ascii="Arial" w:hAnsi="Arial" w:cs="Arial"/>
                <w:color w:val="000000"/>
                <w:kern w:val="0"/>
                <w:szCs w:val="20"/>
                <w:lang w:eastAsia="zh-CN"/>
              </w:rPr>
              <w:t xml:space="preserve">1.94 </w:t>
            </w:r>
          </w:p>
        </w:tc>
        <w:tc>
          <w:tcPr>
            <w:tcW w:w="856" w:type="pct"/>
            <w:tcBorders>
              <w:top w:val="nil"/>
              <w:left w:val="nil"/>
              <w:bottom w:val="nil"/>
              <w:right w:val="nil"/>
            </w:tcBorders>
            <w:shd w:val="clear" w:color="auto" w:fill="auto"/>
            <w:noWrap/>
            <w:vAlign w:val="center"/>
          </w:tcPr>
          <w:p w14:paraId="3452B90D" w14:textId="77777777" w:rsidR="00D51D28" w:rsidRPr="008935D1" w:rsidRDefault="00D51D28" w:rsidP="00FF321E">
            <w:pPr>
              <w:spacing w:line="360" w:lineRule="auto"/>
              <w:jc w:val="both"/>
              <w:rPr>
                <w:rFonts w:ascii="Arial" w:hAnsi="Arial" w:cs="Arial"/>
                <w:color w:val="000000"/>
                <w:kern w:val="0"/>
                <w:szCs w:val="20"/>
                <w:lang w:eastAsia="zh-CN"/>
              </w:rPr>
            </w:pPr>
            <w:r w:rsidRPr="008935D1">
              <w:rPr>
                <w:rFonts w:ascii="Arial" w:hAnsi="Arial" w:cs="Arial"/>
                <w:color w:val="000000"/>
                <w:kern w:val="0"/>
                <w:szCs w:val="20"/>
                <w:lang w:eastAsia="zh-CN"/>
              </w:rPr>
              <w:t xml:space="preserve">1.67 </w:t>
            </w:r>
          </w:p>
        </w:tc>
        <w:tc>
          <w:tcPr>
            <w:tcW w:w="471" w:type="pct"/>
            <w:tcBorders>
              <w:top w:val="nil"/>
              <w:left w:val="nil"/>
              <w:bottom w:val="nil"/>
              <w:right w:val="nil"/>
            </w:tcBorders>
            <w:shd w:val="clear" w:color="auto" w:fill="auto"/>
            <w:noWrap/>
            <w:vAlign w:val="center"/>
          </w:tcPr>
          <w:p w14:paraId="64920261" w14:textId="77777777" w:rsidR="00D51D28" w:rsidRPr="008935D1" w:rsidRDefault="00D51D28" w:rsidP="00FF321E">
            <w:pPr>
              <w:spacing w:line="360" w:lineRule="auto"/>
              <w:jc w:val="both"/>
              <w:rPr>
                <w:rFonts w:ascii="Arial" w:hAnsi="Arial" w:cs="Arial"/>
                <w:color w:val="000000"/>
                <w:kern w:val="0"/>
                <w:szCs w:val="20"/>
                <w:lang w:eastAsia="zh-CN"/>
              </w:rPr>
            </w:pPr>
            <w:r w:rsidRPr="008935D1">
              <w:rPr>
                <w:rFonts w:ascii="Arial" w:hAnsi="Arial" w:cs="Arial"/>
                <w:color w:val="000000"/>
                <w:kern w:val="0"/>
                <w:szCs w:val="20"/>
                <w:lang w:eastAsia="zh-CN"/>
              </w:rPr>
              <w:t xml:space="preserve">2.47 </w:t>
            </w:r>
          </w:p>
        </w:tc>
        <w:tc>
          <w:tcPr>
            <w:tcW w:w="471" w:type="pct"/>
            <w:tcBorders>
              <w:top w:val="nil"/>
              <w:left w:val="nil"/>
              <w:bottom w:val="nil"/>
              <w:right w:val="nil"/>
            </w:tcBorders>
            <w:shd w:val="clear" w:color="auto" w:fill="auto"/>
            <w:noWrap/>
            <w:vAlign w:val="center"/>
          </w:tcPr>
          <w:p w14:paraId="5072338E" w14:textId="77777777" w:rsidR="00D51D28" w:rsidRPr="008935D1" w:rsidRDefault="00D51D28" w:rsidP="00FF321E">
            <w:pPr>
              <w:spacing w:line="360" w:lineRule="auto"/>
              <w:jc w:val="both"/>
              <w:rPr>
                <w:rFonts w:ascii="Arial" w:hAnsi="Arial" w:cs="Arial"/>
                <w:color w:val="000000"/>
                <w:kern w:val="0"/>
                <w:szCs w:val="20"/>
                <w:lang w:eastAsia="zh-CN"/>
              </w:rPr>
            </w:pPr>
            <w:r w:rsidRPr="008935D1">
              <w:rPr>
                <w:rFonts w:ascii="Arial" w:hAnsi="Arial" w:cs="Arial"/>
                <w:color w:val="000000"/>
                <w:kern w:val="0"/>
                <w:szCs w:val="20"/>
                <w:lang w:eastAsia="zh-CN"/>
              </w:rPr>
              <w:t xml:space="preserve">1.47 </w:t>
            </w:r>
          </w:p>
        </w:tc>
        <w:tc>
          <w:tcPr>
            <w:tcW w:w="471" w:type="pct"/>
            <w:tcBorders>
              <w:top w:val="nil"/>
              <w:left w:val="nil"/>
              <w:bottom w:val="nil"/>
              <w:right w:val="nil"/>
            </w:tcBorders>
            <w:shd w:val="clear" w:color="auto" w:fill="auto"/>
            <w:noWrap/>
            <w:vAlign w:val="center"/>
          </w:tcPr>
          <w:p w14:paraId="4830B324" w14:textId="77777777" w:rsidR="00D51D28" w:rsidRPr="008935D1" w:rsidRDefault="00D51D28" w:rsidP="00FF321E">
            <w:pPr>
              <w:spacing w:line="360" w:lineRule="auto"/>
              <w:jc w:val="both"/>
              <w:rPr>
                <w:rFonts w:ascii="Arial" w:hAnsi="Arial" w:cs="Arial"/>
                <w:color w:val="000000"/>
                <w:kern w:val="0"/>
                <w:szCs w:val="20"/>
                <w:lang w:eastAsia="zh-CN"/>
              </w:rPr>
            </w:pPr>
            <w:r w:rsidRPr="008935D1">
              <w:rPr>
                <w:rFonts w:ascii="Arial" w:hAnsi="Arial" w:cs="Arial"/>
                <w:color w:val="000000"/>
                <w:kern w:val="0"/>
                <w:szCs w:val="20"/>
                <w:lang w:eastAsia="zh-CN"/>
              </w:rPr>
              <w:t xml:space="preserve">1.28 </w:t>
            </w:r>
          </w:p>
        </w:tc>
      </w:tr>
      <w:tr w:rsidR="003B37A6" w:rsidRPr="008935D1" w14:paraId="2D1781E2" w14:textId="77777777" w:rsidTr="003B37A6">
        <w:trPr>
          <w:trHeight w:val="290"/>
        </w:trPr>
        <w:tc>
          <w:tcPr>
            <w:tcW w:w="607" w:type="pct"/>
            <w:tcBorders>
              <w:top w:val="nil"/>
              <w:left w:val="nil"/>
              <w:bottom w:val="nil"/>
              <w:right w:val="nil"/>
            </w:tcBorders>
            <w:shd w:val="clear" w:color="auto" w:fill="auto"/>
            <w:noWrap/>
            <w:vAlign w:val="center"/>
          </w:tcPr>
          <w:p w14:paraId="540969D2" w14:textId="77777777" w:rsidR="00D51D28" w:rsidRPr="008935D1" w:rsidRDefault="00D51D28" w:rsidP="00FF321E">
            <w:pPr>
              <w:spacing w:line="360" w:lineRule="auto"/>
              <w:jc w:val="both"/>
              <w:rPr>
                <w:rFonts w:ascii="Arial" w:hAnsi="Arial" w:cs="Arial"/>
                <w:color w:val="000000"/>
                <w:kern w:val="0"/>
                <w:szCs w:val="20"/>
                <w:lang w:eastAsia="zh-CN"/>
              </w:rPr>
            </w:pPr>
            <w:r w:rsidRPr="008935D1">
              <w:rPr>
                <w:rFonts w:ascii="Arial" w:hAnsi="Arial" w:cs="Arial"/>
                <w:color w:val="000000"/>
                <w:kern w:val="0"/>
                <w:szCs w:val="20"/>
                <w:lang w:eastAsia="zh-CN"/>
              </w:rPr>
              <w:t>7</w:t>
            </w:r>
          </w:p>
        </w:tc>
        <w:tc>
          <w:tcPr>
            <w:tcW w:w="1267" w:type="pct"/>
            <w:tcBorders>
              <w:top w:val="nil"/>
              <w:left w:val="nil"/>
              <w:bottom w:val="nil"/>
              <w:right w:val="nil"/>
            </w:tcBorders>
            <w:shd w:val="clear" w:color="auto" w:fill="auto"/>
            <w:noWrap/>
            <w:vAlign w:val="center"/>
          </w:tcPr>
          <w:p w14:paraId="082D7ABA" w14:textId="77777777" w:rsidR="00D51D28" w:rsidRPr="008935D1" w:rsidRDefault="00D51D28" w:rsidP="00FF321E">
            <w:pPr>
              <w:spacing w:line="360" w:lineRule="auto"/>
              <w:jc w:val="both"/>
              <w:rPr>
                <w:rFonts w:ascii="Arial" w:hAnsi="Arial" w:cs="Arial"/>
                <w:color w:val="000000"/>
                <w:kern w:val="0"/>
                <w:szCs w:val="20"/>
                <w:lang w:eastAsia="zh-CN"/>
              </w:rPr>
            </w:pPr>
            <w:r w:rsidRPr="008935D1">
              <w:rPr>
                <w:rFonts w:ascii="Arial" w:hAnsi="Arial" w:cs="Arial"/>
                <w:color w:val="000000"/>
                <w:kern w:val="0"/>
                <w:szCs w:val="20"/>
                <w:lang w:eastAsia="zh-CN"/>
              </w:rPr>
              <w:t xml:space="preserve">86.87 </w:t>
            </w:r>
          </w:p>
        </w:tc>
        <w:tc>
          <w:tcPr>
            <w:tcW w:w="856" w:type="pct"/>
            <w:tcBorders>
              <w:top w:val="nil"/>
              <w:left w:val="nil"/>
              <w:bottom w:val="nil"/>
              <w:right w:val="nil"/>
            </w:tcBorders>
            <w:shd w:val="clear" w:color="auto" w:fill="auto"/>
            <w:noWrap/>
            <w:vAlign w:val="center"/>
          </w:tcPr>
          <w:p w14:paraId="53C9F874" w14:textId="77777777" w:rsidR="00D51D28" w:rsidRPr="008935D1" w:rsidRDefault="00D51D28" w:rsidP="00FF321E">
            <w:pPr>
              <w:spacing w:line="360" w:lineRule="auto"/>
              <w:jc w:val="both"/>
              <w:rPr>
                <w:rFonts w:ascii="Arial" w:hAnsi="Arial" w:cs="Arial"/>
                <w:color w:val="000000"/>
                <w:kern w:val="0"/>
                <w:szCs w:val="20"/>
                <w:lang w:eastAsia="zh-CN"/>
              </w:rPr>
            </w:pPr>
            <w:r w:rsidRPr="008935D1">
              <w:rPr>
                <w:rFonts w:ascii="Arial" w:hAnsi="Arial" w:cs="Arial"/>
                <w:color w:val="000000"/>
                <w:kern w:val="0"/>
                <w:szCs w:val="20"/>
                <w:lang w:eastAsia="zh-CN"/>
              </w:rPr>
              <w:t xml:space="preserve">1.97 </w:t>
            </w:r>
          </w:p>
        </w:tc>
        <w:tc>
          <w:tcPr>
            <w:tcW w:w="856" w:type="pct"/>
            <w:tcBorders>
              <w:top w:val="nil"/>
              <w:left w:val="nil"/>
              <w:bottom w:val="nil"/>
              <w:right w:val="nil"/>
            </w:tcBorders>
            <w:shd w:val="clear" w:color="auto" w:fill="auto"/>
            <w:noWrap/>
            <w:vAlign w:val="center"/>
          </w:tcPr>
          <w:p w14:paraId="064D4D8A" w14:textId="77777777" w:rsidR="00D51D28" w:rsidRPr="008935D1" w:rsidRDefault="00D51D28" w:rsidP="00FF321E">
            <w:pPr>
              <w:spacing w:line="360" w:lineRule="auto"/>
              <w:jc w:val="both"/>
              <w:rPr>
                <w:rFonts w:ascii="Arial" w:hAnsi="Arial" w:cs="Arial"/>
                <w:color w:val="000000"/>
                <w:kern w:val="0"/>
                <w:szCs w:val="20"/>
                <w:lang w:eastAsia="zh-CN"/>
              </w:rPr>
            </w:pPr>
            <w:r w:rsidRPr="008935D1">
              <w:rPr>
                <w:rFonts w:ascii="Arial" w:hAnsi="Arial" w:cs="Arial"/>
                <w:color w:val="000000"/>
                <w:kern w:val="0"/>
                <w:szCs w:val="20"/>
                <w:lang w:eastAsia="zh-CN"/>
              </w:rPr>
              <w:t xml:space="preserve">1.65 </w:t>
            </w:r>
          </w:p>
        </w:tc>
        <w:tc>
          <w:tcPr>
            <w:tcW w:w="471" w:type="pct"/>
            <w:tcBorders>
              <w:top w:val="nil"/>
              <w:left w:val="nil"/>
              <w:bottom w:val="nil"/>
              <w:right w:val="nil"/>
            </w:tcBorders>
            <w:shd w:val="clear" w:color="auto" w:fill="auto"/>
            <w:noWrap/>
            <w:vAlign w:val="center"/>
          </w:tcPr>
          <w:p w14:paraId="5EA460FA" w14:textId="77777777" w:rsidR="00D51D28" w:rsidRPr="008935D1" w:rsidRDefault="00D51D28" w:rsidP="00FF321E">
            <w:pPr>
              <w:spacing w:line="360" w:lineRule="auto"/>
              <w:jc w:val="both"/>
              <w:rPr>
                <w:rFonts w:ascii="Arial" w:hAnsi="Arial" w:cs="Arial"/>
                <w:color w:val="000000"/>
                <w:kern w:val="0"/>
                <w:szCs w:val="20"/>
                <w:lang w:eastAsia="zh-CN"/>
              </w:rPr>
            </w:pPr>
            <w:r w:rsidRPr="008935D1">
              <w:rPr>
                <w:rFonts w:ascii="Arial" w:hAnsi="Arial" w:cs="Arial"/>
                <w:color w:val="000000"/>
                <w:kern w:val="0"/>
                <w:szCs w:val="20"/>
                <w:lang w:eastAsia="zh-CN"/>
              </w:rPr>
              <w:t xml:space="preserve">2.17 </w:t>
            </w:r>
          </w:p>
        </w:tc>
        <w:tc>
          <w:tcPr>
            <w:tcW w:w="471" w:type="pct"/>
            <w:tcBorders>
              <w:top w:val="nil"/>
              <w:left w:val="nil"/>
              <w:bottom w:val="nil"/>
              <w:right w:val="nil"/>
            </w:tcBorders>
            <w:shd w:val="clear" w:color="auto" w:fill="auto"/>
            <w:noWrap/>
            <w:vAlign w:val="center"/>
          </w:tcPr>
          <w:p w14:paraId="63293959" w14:textId="77777777" w:rsidR="00D51D28" w:rsidRPr="008935D1" w:rsidRDefault="00D51D28" w:rsidP="00FF321E">
            <w:pPr>
              <w:spacing w:line="360" w:lineRule="auto"/>
              <w:jc w:val="both"/>
              <w:rPr>
                <w:rFonts w:ascii="Arial" w:hAnsi="Arial" w:cs="Arial"/>
                <w:color w:val="000000"/>
                <w:kern w:val="0"/>
                <w:szCs w:val="20"/>
                <w:lang w:eastAsia="zh-CN"/>
              </w:rPr>
            </w:pPr>
            <w:r w:rsidRPr="008935D1">
              <w:rPr>
                <w:rFonts w:ascii="Arial" w:hAnsi="Arial" w:cs="Arial"/>
                <w:color w:val="000000"/>
                <w:kern w:val="0"/>
                <w:szCs w:val="20"/>
                <w:lang w:eastAsia="zh-CN"/>
              </w:rPr>
              <w:t xml:space="preserve">1.31 </w:t>
            </w:r>
          </w:p>
        </w:tc>
        <w:tc>
          <w:tcPr>
            <w:tcW w:w="471" w:type="pct"/>
            <w:tcBorders>
              <w:top w:val="nil"/>
              <w:left w:val="nil"/>
              <w:bottom w:val="nil"/>
              <w:right w:val="nil"/>
            </w:tcBorders>
            <w:shd w:val="clear" w:color="auto" w:fill="auto"/>
            <w:noWrap/>
            <w:vAlign w:val="center"/>
          </w:tcPr>
          <w:p w14:paraId="3F8A0611" w14:textId="77777777" w:rsidR="00D51D28" w:rsidRPr="008935D1" w:rsidRDefault="00D51D28" w:rsidP="00FF321E">
            <w:pPr>
              <w:spacing w:line="360" w:lineRule="auto"/>
              <w:jc w:val="both"/>
              <w:rPr>
                <w:rFonts w:ascii="Arial" w:hAnsi="Arial" w:cs="Arial"/>
                <w:color w:val="000000"/>
                <w:kern w:val="0"/>
                <w:szCs w:val="20"/>
                <w:lang w:eastAsia="zh-CN"/>
              </w:rPr>
            </w:pPr>
            <w:r w:rsidRPr="008935D1">
              <w:rPr>
                <w:rFonts w:ascii="Arial" w:hAnsi="Arial" w:cs="Arial"/>
                <w:color w:val="000000"/>
                <w:kern w:val="0"/>
                <w:szCs w:val="20"/>
                <w:lang w:eastAsia="zh-CN"/>
              </w:rPr>
              <w:t xml:space="preserve">1.11 </w:t>
            </w:r>
          </w:p>
        </w:tc>
      </w:tr>
      <w:tr w:rsidR="003B37A6" w:rsidRPr="008935D1" w14:paraId="60BB42D8" w14:textId="77777777" w:rsidTr="003B37A6">
        <w:trPr>
          <w:trHeight w:val="290"/>
        </w:trPr>
        <w:tc>
          <w:tcPr>
            <w:tcW w:w="607" w:type="pct"/>
            <w:tcBorders>
              <w:top w:val="nil"/>
              <w:left w:val="nil"/>
              <w:bottom w:val="single" w:sz="8" w:space="0" w:color="000000"/>
              <w:right w:val="nil"/>
            </w:tcBorders>
            <w:shd w:val="clear" w:color="auto" w:fill="auto"/>
            <w:noWrap/>
            <w:vAlign w:val="center"/>
          </w:tcPr>
          <w:p w14:paraId="79DE8E6B" w14:textId="77777777" w:rsidR="00D51D28" w:rsidRPr="008935D1" w:rsidRDefault="00D51D28" w:rsidP="00FF321E">
            <w:pPr>
              <w:spacing w:line="360" w:lineRule="auto"/>
              <w:jc w:val="both"/>
              <w:rPr>
                <w:rFonts w:ascii="Arial" w:hAnsi="Arial" w:cs="Arial"/>
                <w:color w:val="000000"/>
                <w:kern w:val="0"/>
                <w:szCs w:val="20"/>
                <w:lang w:eastAsia="zh-CN"/>
              </w:rPr>
            </w:pPr>
            <w:r w:rsidRPr="008935D1">
              <w:rPr>
                <w:rFonts w:ascii="Arial" w:hAnsi="Arial" w:cs="Arial"/>
                <w:color w:val="000000"/>
                <w:kern w:val="0"/>
                <w:szCs w:val="20"/>
                <w:lang w:eastAsia="zh-CN"/>
              </w:rPr>
              <w:t>8</w:t>
            </w:r>
          </w:p>
        </w:tc>
        <w:tc>
          <w:tcPr>
            <w:tcW w:w="1267" w:type="pct"/>
            <w:tcBorders>
              <w:top w:val="nil"/>
              <w:left w:val="nil"/>
              <w:bottom w:val="single" w:sz="8" w:space="0" w:color="000000"/>
              <w:right w:val="nil"/>
            </w:tcBorders>
            <w:shd w:val="clear" w:color="auto" w:fill="auto"/>
            <w:noWrap/>
            <w:vAlign w:val="center"/>
          </w:tcPr>
          <w:p w14:paraId="6A0A9E79" w14:textId="77777777" w:rsidR="00D51D28" w:rsidRPr="008935D1" w:rsidRDefault="00D51D28" w:rsidP="00FF321E">
            <w:pPr>
              <w:spacing w:line="360" w:lineRule="auto"/>
              <w:jc w:val="both"/>
              <w:rPr>
                <w:rFonts w:ascii="Arial" w:hAnsi="Arial" w:cs="Arial"/>
                <w:color w:val="000000"/>
                <w:kern w:val="0"/>
                <w:szCs w:val="20"/>
                <w:lang w:eastAsia="zh-CN"/>
              </w:rPr>
            </w:pPr>
            <w:r w:rsidRPr="008935D1">
              <w:rPr>
                <w:rFonts w:ascii="Arial" w:hAnsi="Arial" w:cs="Arial"/>
                <w:color w:val="000000"/>
                <w:kern w:val="0"/>
                <w:szCs w:val="20"/>
                <w:lang w:eastAsia="zh-CN"/>
              </w:rPr>
              <w:t xml:space="preserve">143.05 </w:t>
            </w:r>
          </w:p>
        </w:tc>
        <w:tc>
          <w:tcPr>
            <w:tcW w:w="856" w:type="pct"/>
            <w:tcBorders>
              <w:top w:val="nil"/>
              <w:left w:val="nil"/>
              <w:bottom w:val="single" w:sz="8" w:space="0" w:color="000000"/>
              <w:right w:val="nil"/>
            </w:tcBorders>
            <w:shd w:val="clear" w:color="auto" w:fill="auto"/>
            <w:noWrap/>
            <w:vAlign w:val="center"/>
          </w:tcPr>
          <w:p w14:paraId="346E6EAF" w14:textId="77777777" w:rsidR="00D51D28" w:rsidRPr="008935D1" w:rsidRDefault="00D51D28" w:rsidP="00FF321E">
            <w:pPr>
              <w:spacing w:line="360" w:lineRule="auto"/>
              <w:jc w:val="both"/>
              <w:rPr>
                <w:rFonts w:ascii="Arial" w:hAnsi="Arial" w:cs="Arial"/>
                <w:color w:val="000000"/>
                <w:kern w:val="0"/>
                <w:szCs w:val="20"/>
                <w:lang w:eastAsia="zh-CN"/>
              </w:rPr>
            </w:pPr>
            <w:r w:rsidRPr="008935D1">
              <w:rPr>
                <w:rFonts w:ascii="Arial" w:hAnsi="Arial" w:cs="Arial"/>
                <w:color w:val="000000"/>
                <w:kern w:val="0"/>
                <w:szCs w:val="20"/>
                <w:lang w:eastAsia="zh-CN"/>
              </w:rPr>
              <w:t xml:space="preserve">1.95 </w:t>
            </w:r>
          </w:p>
        </w:tc>
        <w:tc>
          <w:tcPr>
            <w:tcW w:w="856" w:type="pct"/>
            <w:tcBorders>
              <w:top w:val="nil"/>
              <w:left w:val="nil"/>
              <w:bottom w:val="single" w:sz="8" w:space="0" w:color="000000"/>
              <w:right w:val="nil"/>
            </w:tcBorders>
            <w:shd w:val="clear" w:color="auto" w:fill="auto"/>
            <w:noWrap/>
            <w:vAlign w:val="center"/>
          </w:tcPr>
          <w:p w14:paraId="0B990A8A" w14:textId="77777777" w:rsidR="00D51D28" w:rsidRPr="008935D1" w:rsidRDefault="00D51D28" w:rsidP="00FF321E">
            <w:pPr>
              <w:spacing w:line="360" w:lineRule="auto"/>
              <w:jc w:val="both"/>
              <w:rPr>
                <w:rFonts w:ascii="Arial" w:hAnsi="Arial" w:cs="Arial"/>
                <w:color w:val="000000"/>
                <w:kern w:val="0"/>
                <w:szCs w:val="20"/>
                <w:lang w:eastAsia="zh-CN"/>
              </w:rPr>
            </w:pPr>
            <w:r w:rsidRPr="008935D1">
              <w:rPr>
                <w:rFonts w:ascii="Arial" w:hAnsi="Arial" w:cs="Arial"/>
                <w:color w:val="000000"/>
                <w:kern w:val="0"/>
                <w:szCs w:val="20"/>
                <w:lang w:eastAsia="zh-CN"/>
              </w:rPr>
              <w:t xml:space="preserve">1.75 </w:t>
            </w:r>
          </w:p>
        </w:tc>
        <w:tc>
          <w:tcPr>
            <w:tcW w:w="471" w:type="pct"/>
            <w:tcBorders>
              <w:top w:val="nil"/>
              <w:left w:val="nil"/>
              <w:bottom w:val="single" w:sz="8" w:space="0" w:color="000000"/>
              <w:right w:val="nil"/>
            </w:tcBorders>
            <w:shd w:val="clear" w:color="auto" w:fill="auto"/>
            <w:noWrap/>
            <w:vAlign w:val="center"/>
          </w:tcPr>
          <w:p w14:paraId="0936173E" w14:textId="77777777" w:rsidR="00D51D28" w:rsidRPr="008935D1" w:rsidRDefault="00D51D28" w:rsidP="00FF321E">
            <w:pPr>
              <w:spacing w:line="360" w:lineRule="auto"/>
              <w:jc w:val="both"/>
              <w:rPr>
                <w:rFonts w:ascii="Arial" w:hAnsi="Arial" w:cs="Arial"/>
                <w:color w:val="000000"/>
                <w:kern w:val="0"/>
                <w:szCs w:val="20"/>
                <w:lang w:eastAsia="zh-CN"/>
              </w:rPr>
            </w:pPr>
            <w:r w:rsidRPr="008935D1">
              <w:rPr>
                <w:rFonts w:ascii="Arial" w:hAnsi="Arial" w:cs="Arial"/>
                <w:color w:val="000000"/>
                <w:kern w:val="0"/>
                <w:szCs w:val="20"/>
                <w:lang w:eastAsia="zh-CN"/>
              </w:rPr>
              <w:t xml:space="preserve">3.58 </w:t>
            </w:r>
          </w:p>
        </w:tc>
        <w:tc>
          <w:tcPr>
            <w:tcW w:w="471" w:type="pct"/>
            <w:tcBorders>
              <w:top w:val="nil"/>
              <w:left w:val="nil"/>
              <w:bottom w:val="single" w:sz="8" w:space="0" w:color="000000"/>
              <w:right w:val="nil"/>
            </w:tcBorders>
            <w:shd w:val="clear" w:color="auto" w:fill="auto"/>
            <w:noWrap/>
            <w:vAlign w:val="center"/>
          </w:tcPr>
          <w:p w14:paraId="7B266775" w14:textId="77777777" w:rsidR="00D51D28" w:rsidRPr="008935D1" w:rsidRDefault="00D51D28" w:rsidP="00FF321E">
            <w:pPr>
              <w:spacing w:line="360" w:lineRule="auto"/>
              <w:jc w:val="both"/>
              <w:rPr>
                <w:rFonts w:ascii="Arial" w:hAnsi="Arial" w:cs="Arial"/>
                <w:color w:val="000000"/>
                <w:kern w:val="0"/>
                <w:szCs w:val="20"/>
                <w:lang w:eastAsia="zh-CN"/>
              </w:rPr>
            </w:pPr>
            <w:r w:rsidRPr="008935D1">
              <w:rPr>
                <w:rFonts w:ascii="Arial" w:hAnsi="Arial" w:cs="Arial"/>
                <w:color w:val="000000"/>
                <w:kern w:val="0"/>
                <w:szCs w:val="20"/>
                <w:lang w:eastAsia="zh-CN"/>
              </w:rPr>
              <w:t xml:space="preserve">2.05 </w:t>
            </w:r>
          </w:p>
        </w:tc>
        <w:tc>
          <w:tcPr>
            <w:tcW w:w="471" w:type="pct"/>
            <w:tcBorders>
              <w:top w:val="nil"/>
              <w:left w:val="nil"/>
              <w:bottom w:val="single" w:sz="8" w:space="0" w:color="000000"/>
              <w:right w:val="nil"/>
            </w:tcBorders>
            <w:shd w:val="clear" w:color="auto" w:fill="auto"/>
            <w:noWrap/>
            <w:vAlign w:val="center"/>
          </w:tcPr>
          <w:p w14:paraId="0B5BEDB7" w14:textId="77777777" w:rsidR="00D51D28" w:rsidRPr="008935D1" w:rsidRDefault="00D51D28" w:rsidP="00FF321E">
            <w:pPr>
              <w:spacing w:line="360" w:lineRule="auto"/>
              <w:jc w:val="both"/>
              <w:rPr>
                <w:rFonts w:ascii="Arial" w:hAnsi="Arial" w:cs="Arial"/>
                <w:color w:val="000000"/>
                <w:kern w:val="0"/>
                <w:szCs w:val="20"/>
                <w:lang w:eastAsia="zh-CN"/>
              </w:rPr>
            </w:pPr>
            <w:r w:rsidRPr="008935D1">
              <w:rPr>
                <w:rFonts w:ascii="Arial" w:hAnsi="Arial" w:cs="Arial"/>
                <w:color w:val="000000"/>
                <w:kern w:val="0"/>
                <w:szCs w:val="20"/>
                <w:lang w:eastAsia="zh-CN"/>
              </w:rPr>
              <w:t xml:space="preserve">1.83 </w:t>
            </w:r>
          </w:p>
        </w:tc>
      </w:tr>
    </w:tbl>
    <w:p w14:paraId="46536A74" w14:textId="77777777" w:rsidR="003A6D4C" w:rsidRDefault="003A6D4C" w:rsidP="00CB441C">
      <w:pPr>
        <w:widowControl w:val="0"/>
        <w:adjustRightInd w:val="0"/>
        <w:snapToGrid w:val="0"/>
        <w:spacing w:line="360" w:lineRule="auto"/>
        <w:jc w:val="both"/>
        <w:rPr>
          <w:rFonts w:ascii="Arial" w:hAnsi="Arial" w:cs="Arial"/>
          <w:bCs/>
          <w:color w:val="0000FF"/>
          <w:sz w:val="24"/>
          <w:szCs w:val="24"/>
          <w:lang w:eastAsia="zh-CN"/>
        </w:rPr>
      </w:pPr>
    </w:p>
    <w:p w14:paraId="50992979" w14:textId="12829BC6" w:rsidR="00052407" w:rsidRPr="00631FD8" w:rsidRDefault="00CB441C" w:rsidP="00CA100F">
      <w:pPr>
        <w:widowControl w:val="0"/>
        <w:adjustRightInd w:val="0"/>
        <w:snapToGrid w:val="0"/>
        <w:spacing w:line="360" w:lineRule="auto"/>
        <w:jc w:val="center"/>
        <w:rPr>
          <w:rFonts w:ascii="Arial" w:hAnsi="Arial" w:cs="Arial"/>
          <w:sz w:val="24"/>
          <w:szCs w:val="24"/>
          <w:lang w:eastAsia="zh-CN"/>
        </w:rPr>
      </w:pPr>
      <w:r w:rsidRPr="00CB441C">
        <w:rPr>
          <w:rFonts w:ascii="Arial" w:hAnsi="Arial" w:cs="Arial"/>
          <w:noProof/>
          <w:sz w:val="24"/>
          <w:szCs w:val="24"/>
          <w:lang w:eastAsia="zh-CN"/>
        </w:rPr>
        <w:drawing>
          <wp:inline distT="0" distB="0" distL="0" distR="0" wp14:anchorId="18404CCB" wp14:editId="0C52B337">
            <wp:extent cx="4200525" cy="2343150"/>
            <wp:effectExtent l="0" t="0" r="9525" b="0"/>
            <wp:docPr id="8" name="图片 8" descr="F:\中国科学院南京土壤研究所\东北+西藏培养实验数据\宏转录组\RT-qPCR\Bio-proto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中国科学院南京土壤研究所\东北+西藏培养实验数据\宏转录组\RT-qPCR\Bio-protocal.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00525" cy="2343150"/>
                    </a:xfrm>
                    <a:prstGeom prst="rect">
                      <a:avLst/>
                    </a:prstGeom>
                    <a:noFill/>
                    <a:ln>
                      <a:noFill/>
                    </a:ln>
                  </pic:spPr>
                </pic:pic>
              </a:graphicData>
            </a:graphic>
          </wp:inline>
        </w:drawing>
      </w:r>
    </w:p>
    <w:p w14:paraId="69276E6C" w14:textId="489A3175" w:rsidR="00D51D28" w:rsidRPr="00775F0E" w:rsidRDefault="00D51D28" w:rsidP="00052407">
      <w:pPr>
        <w:adjustRightInd w:val="0"/>
        <w:snapToGrid w:val="0"/>
        <w:spacing w:line="360" w:lineRule="auto"/>
        <w:jc w:val="both"/>
        <w:rPr>
          <w:rFonts w:ascii="Arial" w:hAnsi="Arial" w:cs="Arial"/>
          <w:sz w:val="24"/>
          <w:szCs w:val="24"/>
          <w:lang w:eastAsia="zh-CN"/>
        </w:rPr>
      </w:pPr>
      <w:r w:rsidRPr="008935D1">
        <w:rPr>
          <w:rFonts w:ascii="Arial" w:hAnsi="Arial" w:cs="Arial"/>
          <w:b/>
          <w:sz w:val="24"/>
          <w:szCs w:val="24"/>
          <w:lang w:eastAsia="zh-CN"/>
        </w:rPr>
        <w:t>图</w:t>
      </w:r>
      <w:r w:rsidRPr="008935D1">
        <w:rPr>
          <w:rFonts w:ascii="Arial" w:hAnsi="Arial" w:cs="Arial"/>
          <w:b/>
          <w:sz w:val="24"/>
          <w:szCs w:val="24"/>
          <w:lang w:eastAsia="zh-CN"/>
        </w:rPr>
        <w:t>1</w:t>
      </w:r>
      <w:r w:rsidRPr="00775F0E">
        <w:rPr>
          <w:rFonts w:ascii="Arial" w:hAnsi="Arial" w:cs="Arial"/>
          <w:b/>
          <w:sz w:val="24"/>
          <w:szCs w:val="24"/>
          <w:lang w:eastAsia="zh-CN"/>
        </w:rPr>
        <w:t xml:space="preserve">. </w:t>
      </w:r>
      <w:r w:rsidRPr="00775F0E">
        <w:rPr>
          <w:rFonts w:ascii="Arial" w:hAnsi="Arial" w:cs="Arial"/>
          <w:b/>
          <w:sz w:val="24"/>
          <w:szCs w:val="24"/>
          <w:lang w:eastAsia="zh-CN"/>
        </w:rPr>
        <w:t>两种类型湿地土壤样品试剂盒提取的总</w:t>
      </w:r>
      <w:r w:rsidRPr="00775F0E">
        <w:rPr>
          <w:rFonts w:ascii="Arial" w:hAnsi="Arial" w:cs="Arial"/>
          <w:b/>
          <w:sz w:val="24"/>
          <w:szCs w:val="24"/>
          <w:lang w:eastAsia="zh-CN"/>
        </w:rPr>
        <w:t>RNA</w:t>
      </w:r>
      <w:r w:rsidRPr="00775F0E">
        <w:rPr>
          <w:rFonts w:ascii="Arial" w:hAnsi="Arial" w:cs="Arial"/>
          <w:b/>
          <w:sz w:val="24"/>
          <w:szCs w:val="24"/>
          <w:lang w:eastAsia="zh-CN"/>
        </w:rPr>
        <w:t>琼脂糖凝胶电泳图。</w:t>
      </w:r>
      <w:r w:rsidRPr="00775F0E">
        <w:rPr>
          <w:rFonts w:ascii="Arial" w:hAnsi="Arial" w:cs="Arial"/>
          <w:sz w:val="24"/>
          <w:szCs w:val="24"/>
          <w:lang w:eastAsia="zh-CN"/>
        </w:rPr>
        <w:t>1-4</w:t>
      </w:r>
      <w:r w:rsidRPr="00775F0E">
        <w:rPr>
          <w:rFonts w:ascii="Arial" w:hAnsi="Arial" w:cs="Arial"/>
          <w:sz w:val="24"/>
          <w:szCs w:val="24"/>
          <w:lang w:eastAsia="zh-CN"/>
        </w:rPr>
        <w:t>分别代表酸性湿地土壤</w:t>
      </w:r>
      <w:r w:rsidRPr="00775F0E">
        <w:rPr>
          <w:rFonts w:ascii="Arial" w:hAnsi="Arial" w:cs="Arial"/>
          <w:sz w:val="24"/>
          <w:szCs w:val="24"/>
          <w:lang w:eastAsia="zh-CN"/>
        </w:rPr>
        <w:t>RNA</w:t>
      </w:r>
      <w:r w:rsidRPr="00775F0E">
        <w:rPr>
          <w:rFonts w:ascii="Arial" w:hAnsi="Arial" w:cs="Arial"/>
          <w:sz w:val="24"/>
          <w:szCs w:val="24"/>
          <w:lang w:eastAsia="zh-CN"/>
        </w:rPr>
        <w:t>，</w:t>
      </w:r>
      <w:r w:rsidRPr="00775F0E">
        <w:rPr>
          <w:rFonts w:ascii="Arial" w:hAnsi="Arial" w:cs="Arial"/>
          <w:sz w:val="24"/>
          <w:szCs w:val="24"/>
          <w:lang w:eastAsia="zh-CN"/>
        </w:rPr>
        <w:t>5-8</w:t>
      </w:r>
      <w:r w:rsidRPr="00775F0E">
        <w:rPr>
          <w:rFonts w:ascii="Arial" w:hAnsi="Arial" w:cs="Arial"/>
          <w:sz w:val="24"/>
          <w:szCs w:val="24"/>
          <w:lang w:eastAsia="zh-CN"/>
        </w:rPr>
        <w:t>分别代表碱性湿地土壤</w:t>
      </w:r>
      <w:r w:rsidRPr="00775F0E">
        <w:rPr>
          <w:rFonts w:ascii="Arial" w:hAnsi="Arial" w:cs="Arial"/>
          <w:sz w:val="24"/>
          <w:szCs w:val="24"/>
          <w:lang w:eastAsia="zh-CN"/>
        </w:rPr>
        <w:t>RNA</w:t>
      </w:r>
      <w:r w:rsidRPr="00775F0E">
        <w:rPr>
          <w:rFonts w:ascii="Arial" w:hAnsi="Arial" w:cs="Arial"/>
          <w:sz w:val="24"/>
          <w:szCs w:val="24"/>
          <w:lang w:eastAsia="zh-CN"/>
        </w:rPr>
        <w:t>，</w:t>
      </w:r>
      <w:r w:rsidRPr="00775F0E">
        <w:rPr>
          <w:rFonts w:ascii="Arial" w:hAnsi="Arial" w:cs="Arial"/>
          <w:sz w:val="24"/>
          <w:szCs w:val="24"/>
          <w:lang w:eastAsia="zh-CN"/>
        </w:rPr>
        <w:t>M</w:t>
      </w:r>
      <w:r w:rsidRPr="00775F0E">
        <w:rPr>
          <w:rFonts w:ascii="Arial" w:hAnsi="Arial" w:cs="Arial"/>
          <w:sz w:val="24"/>
          <w:szCs w:val="24"/>
          <w:lang w:eastAsia="zh-CN"/>
        </w:rPr>
        <w:t>代表片段大小不同的核酸标记物。</w:t>
      </w:r>
    </w:p>
    <w:p w14:paraId="2E389861" w14:textId="755DB271" w:rsidR="00AA5F60" w:rsidRPr="00775F0E" w:rsidRDefault="00AA5F60" w:rsidP="0023776E">
      <w:pPr>
        <w:adjustRightInd w:val="0"/>
        <w:snapToGrid w:val="0"/>
        <w:spacing w:line="360" w:lineRule="auto"/>
        <w:jc w:val="both"/>
        <w:rPr>
          <w:rFonts w:ascii="Arial" w:hAnsi="Arial" w:cs="Arial"/>
          <w:strike/>
          <w:sz w:val="24"/>
          <w:szCs w:val="24"/>
          <w:lang w:eastAsia="zh-CN"/>
        </w:rPr>
      </w:pPr>
    </w:p>
    <w:p w14:paraId="7EC7DB0D" w14:textId="50D12CB6" w:rsidR="00A25320" w:rsidRPr="00775F0E" w:rsidRDefault="00A25320" w:rsidP="005016E5">
      <w:pPr>
        <w:adjustRightInd w:val="0"/>
        <w:snapToGrid w:val="0"/>
        <w:spacing w:line="360" w:lineRule="auto"/>
        <w:jc w:val="both"/>
        <w:rPr>
          <w:rFonts w:ascii="Arial" w:hAnsi="Arial" w:cs="Arial"/>
          <w:b/>
          <w:sz w:val="24"/>
          <w:szCs w:val="24"/>
          <w:lang w:eastAsia="zh-CN"/>
        </w:rPr>
      </w:pPr>
      <w:r w:rsidRPr="00775F0E">
        <w:rPr>
          <w:rFonts w:ascii="Arial" w:hAnsi="Arial" w:cs="Arial" w:hint="eastAsia"/>
          <w:b/>
          <w:sz w:val="24"/>
          <w:szCs w:val="24"/>
          <w:lang w:eastAsia="zh-CN"/>
        </w:rPr>
        <w:t>宏</w:t>
      </w:r>
      <w:proofErr w:type="gramStart"/>
      <w:r w:rsidRPr="00775F0E">
        <w:rPr>
          <w:rFonts w:ascii="Arial" w:hAnsi="Arial" w:cs="Arial" w:hint="eastAsia"/>
          <w:b/>
          <w:sz w:val="24"/>
          <w:szCs w:val="24"/>
          <w:lang w:eastAsia="zh-CN"/>
        </w:rPr>
        <w:t>转录组</w:t>
      </w:r>
      <w:proofErr w:type="gramEnd"/>
      <w:r w:rsidR="005016E5" w:rsidRPr="00775F0E">
        <w:rPr>
          <w:rFonts w:ascii="Arial" w:hAnsi="Arial" w:cs="Arial" w:hint="eastAsia"/>
          <w:b/>
          <w:sz w:val="24"/>
          <w:szCs w:val="24"/>
          <w:lang w:eastAsia="zh-CN"/>
        </w:rPr>
        <w:t>下机</w:t>
      </w:r>
      <w:r w:rsidRPr="00775F0E">
        <w:rPr>
          <w:rFonts w:ascii="Arial" w:hAnsi="Arial" w:cs="Arial" w:hint="eastAsia"/>
          <w:b/>
          <w:sz w:val="24"/>
          <w:szCs w:val="24"/>
          <w:lang w:eastAsia="zh-CN"/>
        </w:rPr>
        <w:t>数据分析</w:t>
      </w:r>
      <w:r w:rsidRPr="00775F0E">
        <w:rPr>
          <w:rFonts w:ascii="Arial" w:hAnsi="Arial" w:cs="Arial"/>
          <w:b/>
          <w:sz w:val="24"/>
          <w:szCs w:val="24"/>
          <w:lang w:eastAsia="zh-CN"/>
        </w:rPr>
        <w:t>流程</w:t>
      </w:r>
    </w:p>
    <w:p w14:paraId="61B6091F" w14:textId="40B0CCC0" w:rsidR="00684BE1" w:rsidRPr="00775F0E" w:rsidRDefault="00A25320">
      <w:pPr>
        <w:pStyle w:val="ad"/>
        <w:numPr>
          <w:ilvl w:val="1"/>
          <w:numId w:val="11"/>
        </w:numPr>
        <w:adjustRightInd w:val="0"/>
        <w:snapToGrid w:val="0"/>
        <w:spacing w:line="360" w:lineRule="auto"/>
        <w:ind w:firstLineChars="0"/>
        <w:jc w:val="both"/>
        <w:rPr>
          <w:rFonts w:ascii="Arial" w:hAnsi="Arial" w:cs="Arial"/>
          <w:lang w:eastAsia="zh-CN"/>
        </w:rPr>
      </w:pPr>
      <w:r w:rsidRPr="00775F0E">
        <w:rPr>
          <w:rFonts w:ascii="Arial" w:hAnsi="Arial" w:cs="Arial" w:hint="eastAsia"/>
          <w:lang w:eastAsia="zh-CN"/>
        </w:rPr>
        <w:t>测序</w:t>
      </w:r>
      <w:r w:rsidRPr="00775F0E">
        <w:rPr>
          <w:rFonts w:ascii="Arial" w:hAnsi="Arial" w:cs="Arial"/>
          <w:lang w:eastAsia="zh-CN"/>
        </w:rPr>
        <w:t>得到的原始数据</w:t>
      </w:r>
      <w:r w:rsidR="00916666" w:rsidRPr="00775F0E">
        <w:rPr>
          <w:rFonts w:ascii="Arial" w:hAnsi="Arial" w:cs="Arial" w:hint="eastAsia"/>
          <w:lang w:eastAsia="zh-CN"/>
        </w:rPr>
        <w:t>（</w:t>
      </w:r>
      <w:r w:rsidRPr="00775F0E">
        <w:rPr>
          <w:rFonts w:ascii="Arial" w:hAnsi="Arial" w:cs="Arial"/>
          <w:lang w:eastAsia="zh-CN"/>
        </w:rPr>
        <w:t>raw data</w:t>
      </w:r>
      <w:r w:rsidR="00916666" w:rsidRPr="00775F0E">
        <w:rPr>
          <w:rFonts w:ascii="Arial" w:hAnsi="Arial" w:cs="Arial"/>
          <w:lang w:eastAsia="zh-CN"/>
        </w:rPr>
        <w:t>）</w:t>
      </w:r>
      <w:r w:rsidR="00DA1977" w:rsidRPr="00775F0E">
        <w:rPr>
          <w:rFonts w:ascii="Arial" w:hAnsi="Arial" w:cs="Arial" w:hint="eastAsia"/>
          <w:lang w:eastAsia="zh-CN"/>
        </w:rPr>
        <w:t>中包含接头序列及低质量碱基（</w:t>
      </w:r>
      <w:r w:rsidR="00DA1977" w:rsidRPr="00775F0E">
        <w:rPr>
          <w:rFonts w:ascii="Arial" w:hAnsi="Arial" w:cs="Arial" w:hint="eastAsia"/>
          <w:lang w:eastAsia="zh-CN"/>
        </w:rPr>
        <w:t>Q</w:t>
      </w:r>
      <w:r w:rsidR="00DA1977" w:rsidRPr="00775F0E">
        <w:rPr>
          <w:rFonts w:ascii="Arial" w:hAnsi="Arial" w:cs="Arial"/>
          <w:lang w:eastAsia="zh-CN"/>
        </w:rPr>
        <w:t>&lt;30</w:t>
      </w:r>
      <w:r w:rsidR="00DA1977" w:rsidRPr="00775F0E">
        <w:rPr>
          <w:rFonts w:ascii="Arial" w:hAnsi="Arial" w:cs="Arial" w:hint="eastAsia"/>
          <w:lang w:eastAsia="zh-CN"/>
        </w:rPr>
        <w:t>）</w:t>
      </w:r>
      <w:r w:rsidR="00DA1977" w:rsidRPr="00775F0E">
        <w:rPr>
          <w:rFonts w:ascii="Arial" w:hAnsi="Arial" w:cs="Arial" w:hint="eastAsia"/>
          <w:lang w:eastAsia="zh-CN"/>
        </w:rPr>
        <w:t>,</w:t>
      </w:r>
      <w:r w:rsidR="00165DBF" w:rsidRPr="00775F0E">
        <w:rPr>
          <w:rFonts w:ascii="Arial" w:hAnsi="Arial" w:cs="Arial" w:hint="eastAsia"/>
          <w:lang w:eastAsia="zh-CN"/>
        </w:rPr>
        <w:t>首先</w:t>
      </w:r>
      <w:r w:rsidR="00DA1977" w:rsidRPr="00775F0E">
        <w:rPr>
          <w:rFonts w:ascii="Arial" w:hAnsi="Arial" w:cs="Arial" w:hint="eastAsia"/>
          <w:lang w:eastAsia="zh-CN"/>
        </w:rPr>
        <w:t>经过</w:t>
      </w:r>
      <w:proofErr w:type="spellStart"/>
      <w:r w:rsidR="00DA1977" w:rsidRPr="00775F0E">
        <w:rPr>
          <w:rFonts w:ascii="Arial" w:hAnsi="Arial" w:cs="Arial" w:hint="eastAsia"/>
          <w:lang w:eastAsia="zh-CN"/>
        </w:rPr>
        <w:t>fastp</w:t>
      </w:r>
      <w:proofErr w:type="spellEnd"/>
      <w:r w:rsidR="00DA1977" w:rsidRPr="00775F0E">
        <w:rPr>
          <w:rFonts w:ascii="Arial" w:hAnsi="Arial" w:cs="Arial" w:hint="eastAsia"/>
          <w:lang w:eastAsia="zh-CN"/>
        </w:rPr>
        <w:t>（</w:t>
      </w:r>
      <w:r w:rsidR="00DA1977" w:rsidRPr="00775F0E">
        <w:rPr>
          <w:rFonts w:ascii="Arial" w:hAnsi="Arial" w:cs="Arial"/>
          <w:lang w:eastAsia="zh-CN"/>
        </w:rPr>
        <w:t>https://github.com/OpenGene/fastp</w:t>
      </w:r>
      <w:r w:rsidR="00DA1977" w:rsidRPr="00775F0E">
        <w:rPr>
          <w:rFonts w:ascii="Arial" w:hAnsi="Arial" w:cs="Arial" w:hint="eastAsia"/>
          <w:lang w:eastAsia="zh-CN"/>
        </w:rPr>
        <w:t>）</w:t>
      </w:r>
      <w:r w:rsidR="00165DBF" w:rsidRPr="00775F0E">
        <w:rPr>
          <w:rFonts w:ascii="Arial" w:hAnsi="Arial" w:cs="Arial" w:hint="eastAsia"/>
          <w:lang w:eastAsia="zh-CN"/>
        </w:rPr>
        <w:t>去接头（</w:t>
      </w:r>
      <w:r w:rsidR="00165DBF" w:rsidRPr="00775F0E">
        <w:rPr>
          <w:rFonts w:ascii="Arial" w:hAnsi="Arial" w:cs="Arial" w:hint="eastAsia"/>
          <w:lang w:eastAsia="zh-CN"/>
        </w:rPr>
        <w:t>adapter</w:t>
      </w:r>
      <w:r w:rsidR="00165DBF" w:rsidRPr="00775F0E">
        <w:rPr>
          <w:rFonts w:ascii="Arial" w:hAnsi="Arial" w:cs="Arial" w:hint="eastAsia"/>
          <w:lang w:eastAsia="zh-CN"/>
        </w:rPr>
        <w:t>）及</w:t>
      </w:r>
      <w:r w:rsidR="00DA1977" w:rsidRPr="00775F0E">
        <w:rPr>
          <w:rFonts w:ascii="Arial" w:hAnsi="Arial" w:cs="Arial" w:hint="eastAsia"/>
          <w:lang w:eastAsia="zh-CN"/>
        </w:rPr>
        <w:t>过滤</w:t>
      </w:r>
      <w:r w:rsidR="00165DBF" w:rsidRPr="00775F0E">
        <w:rPr>
          <w:rFonts w:ascii="Arial" w:hAnsi="Arial" w:cs="Arial" w:hint="eastAsia"/>
          <w:lang w:eastAsia="zh-CN"/>
        </w:rPr>
        <w:t>碱基质量</w:t>
      </w:r>
      <w:r w:rsidR="00DA1977" w:rsidRPr="00775F0E">
        <w:rPr>
          <w:rFonts w:ascii="Arial" w:hAnsi="Arial" w:cs="Arial" w:hint="eastAsia"/>
          <w:lang w:eastAsia="zh-CN"/>
        </w:rPr>
        <w:t>后</w:t>
      </w:r>
      <w:r w:rsidR="00165DBF" w:rsidRPr="00775F0E">
        <w:rPr>
          <w:rFonts w:ascii="Arial" w:hAnsi="Arial" w:cs="Arial" w:hint="eastAsia"/>
          <w:lang w:eastAsia="zh-CN"/>
        </w:rPr>
        <w:t>得到高质量序列（</w:t>
      </w:r>
      <w:r w:rsidR="00165DBF" w:rsidRPr="00775F0E">
        <w:rPr>
          <w:rFonts w:ascii="Arial" w:hAnsi="Arial" w:cs="Arial" w:hint="eastAsia"/>
          <w:lang w:eastAsia="zh-CN"/>
        </w:rPr>
        <w:t>clean</w:t>
      </w:r>
      <w:r w:rsidR="00165DBF" w:rsidRPr="00775F0E">
        <w:rPr>
          <w:rFonts w:ascii="Arial" w:hAnsi="Arial" w:cs="Arial"/>
          <w:lang w:eastAsia="zh-CN"/>
        </w:rPr>
        <w:t xml:space="preserve"> </w:t>
      </w:r>
      <w:r w:rsidR="00165DBF" w:rsidRPr="00775F0E">
        <w:rPr>
          <w:rFonts w:ascii="Arial" w:hAnsi="Arial" w:cs="Arial" w:hint="eastAsia"/>
          <w:lang w:eastAsia="zh-CN"/>
        </w:rPr>
        <w:t>data</w:t>
      </w:r>
      <w:r w:rsidR="00165DBF" w:rsidRPr="00775F0E">
        <w:rPr>
          <w:rFonts w:ascii="Arial" w:hAnsi="Arial" w:cs="Arial" w:hint="eastAsia"/>
          <w:lang w:eastAsia="zh-CN"/>
        </w:rPr>
        <w:t>）</w:t>
      </w:r>
      <w:r w:rsidR="00DA1977" w:rsidRPr="00775F0E">
        <w:rPr>
          <w:rFonts w:ascii="Arial" w:hAnsi="Arial" w:cs="Arial" w:hint="eastAsia"/>
          <w:lang w:eastAsia="zh-CN"/>
        </w:rPr>
        <w:t>以便</w:t>
      </w:r>
      <w:r w:rsidR="00165DBF" w:rsidRPr="00775F0E">
        <w:rPr>
          <w:rFonts w:ascii="Arial" w:hAnsi="Arial" w:cs="Arial" w:hint="eastAsia"/>
          <w:lang w:eastAsia="zh-CN"/>
        </w:rPr>
        <w:t>用于后续分析</w:t>
      </w:r>
      <w:r w:rsidR="00494712" w:rsidRPr="00775F0E">
        <w:rPr>
          <w:rFonts w:ascii="Arial" w:hAnsi="Arial" w:cs="Arial" w:hint="eastAsia"/>
          <w:lang w:eastAsia="zh-CN"/>
        </w:rPr>
        <w:t>：</w:t>
      </w:r>
    </w:p>
    <w:p w14:paraId="56647E0E" w14:textId="2A2828E8" w:rsidR="00165DBF" w:rsidRPr="00775F0E" w:rsidRDefault="00684BE1" w:rsidP="00900BD5">
      <w:pPr>
        <w:pStyle w:val="ad"/>
        <w:adjustRightInd w:val="0"/>
        <w:snapToGrid w:val="0"/>
        <w:spacing w:line="360" w:lineRule="auto"/>
        <w:ind w:left="780" w:firstLineChars="0" w:firstLine="0"/>
        <w:jc w:val="both"/>
        <w:rPr>
          <w:rFonts w:ascii="Arial" w:hAnsi="Arial" w:cs="Arial"/>
          <w:lang w:eastAsia="zh-CN"/>
        </w:rPr>
      </w:pPr>
      <w:r w:rsidRPr="00775F0E">
        <w:rPr>
          <w:rFonts w:ascii="Arial" w:hAnsi="Arial" w:cs="Arial" w:hint="eastAsia"/>
          <w:lang w:eastAsia="zh-CN"/>
        </w:rPr>
        <w:lastRenderedPageBreak/>
        <w:t>$</w:t>
      </w:r>
      <w:r w:rsidRPr="00775F0E">
        <w:rPr>
          <w:rFonts w:ascii="Arial" w:hAnsi="Arial" w:cs="Arial"/>
          <w:lang w:eastAsia="zh-CN"/>
        </w:rPr>
        <w:t xml:space="preserve"> </w:t>
      </w:r>
      <w:proofErr w:type="spellStart"/>
      <w:r w:rsidR="00165DBF" w:rsidRPr="00775F0E">
        <w:rPr>
          <w:rFonts w:ascii="Arial" w:hAnsi="Arial" w:cs="Arial" w:hint="eastAsia"/>
          <w:lang w:eastAsia="zh-CN"/>
        </w:rPr>
        <w:t>fastp</w:t>
      </w:r>
      <w:proofErr w:type="spellEnd"/>
      <w:r w:rsidR="00165DBF" w:rsidRPr="00775F0E">
        <w:rPr>
          <w:rFonts w:ascii="Arial" w:hAnsi="Arial" w:cs="Arial"/>
          <w:lang w:eastAsia="zh-CN"/>
        </w:rPr>
        <w:t xml:space="preserve"> </w:t>
      </w:r>
      <w:r w:rsidRPr="00775F0E">
        <w:rPr>
          <w:rFonts w:ascii="Arial" w:hAnsi="Arial" w:cs="Arial" w:hint="eastAsia"/>
          <w:lang w:eastAsia="zh-CN"/>
        </w:rPr>
        <w:t>-</w:t>
      </w:r>
      <w:r w:rsidRPr="00775F0E">
        <w:rPr>
          <w:rFonts w:ascii="Arial" w:hAnsi="Arial" w:cs="Arial"/>
          <w:lang w:eastAsia="zh-CN"/>
        </w:rPr>
        <w:t xml:space="preserve">I </w:t>
      </w:r>
      <w:r w:rsidRPr="00775F0E">
        <w:rPr>
          <w:rFonts w:ascii="Arial" w:hAnsi="Arial" w:cs="Arial" w:hint="eastAsia"/>
          <w:lang w:eastAsia="zh-CN"/>
        </w:rPr>
        <w:t>$</w:t>
      </w:r>
      <w:r w:rsidRPr="00775F0E">
        <w:rPr>
          <w:rFonts w:ascii="Arial" w:hAnsi="Arial" w:cs="Arial"/>
          <w:lang w:eastAsia="zh-CN"/>
        </w:rPr>
        <w:t>Sample_R1.fq.gz -I $Sample_R2.fq.gz -o $Sample_clean_R</w:t>
      </w:r>
      <w:proofErr w:type="gramStart"/>
      <w:r w:rsidRPr="00775F0E">
        <w:rPr>
          <w:rFonts w:ascii="Arial" w:hAnsi="Arial" w:cs="Arial"/>
          <w:lang w:eastAsia="zh-CN"/>
        </w:rPr>
        <w:t>1.fq</w:t>
      </w:r>
      <w:proofErr w:type="gramEnd"/>
      <w:r w:rsidRPr="00775F0E">
        <w:rPr>
          <w:rFonts w:ascii="Arial" w:hAnsi="Arial" w:cs="Arial"/>
          <w:lang w:eastAsia="zh-CN"/>
        </w:rPr>
        <w:t xml:space="preserve"> -O $Sample_clean_R2.fq -l 50 -q 30 -t 10</w:t>
      </w:r>
    </w:p>
    <w:p w14:paraId="0824D378" w14:textId="4FD116D6" w:rsidR="00684BE1" w:rsidRPr="00775F0E" w:rsidRDefault="00684BE1">
      <w:pPr>
        <w:pStyle w:val="ad"/>
        <w:numPr>
          <w:ilvl w:val="1"/>
          <w:numId w:val="11"/>
        </w:numPr>
        <w:adjustRightInd w:val="0"/>
        <w:snapToGrid w:val="0"/>
        <w:spacing w:line="360" w:lineRule="auto"/>
        <w:ind w:firstLineChars="0"/>
        <w:jc w:val="both"/>
        <w:rPr>
          <w:rFonts w:ascii="Arial" w:hAnsi="Arial" w:cs="Arial"/>
          <w:lang w:eastAsia="zh-CN"/>
        </w:rPr>
      </w:pPr>
      <w:r w:rsidRPr="00775F0E">
        <w:rPr>
          <w:rFonts w:ascii="Arial" w:hAnsi="Arial" w:cs="Arial" w:hint="eastAsia"/>
          <w:lang w:eastAsia="zh-CN"/>
        </w:rPr>
        <w:t>高质量序列中仍包含大量的核糖体</w:t>
      </w:r>
      <w:r w:rsidRPr="00775F0E">
        <w:rPr>
          <w:rFonts w:ascii="Arial" w:hAnsi="Arial" w:cs="Arial" w:hint="eastAsia"/>
          <w:lang w:eastAsia="zh-CN"/>
        </w:rPr>
        <w:t>RNA</w:t>
      </w:r>
      <w:r w:rsidRPr="00775F0E">
        <w:rPr>
          <w:rFonts w:ascii="Arial" w:hAnsi="Arial" w:cs="Arial" w:hint="eastAsia"/>
          <w:lang w:eastAsia="zh-CN"/>
        </w:rPr>
        <w:t>（</w:t>
      </w:r>
      <w:r w:rsidRPr="00775F0E">
        <w:rPr>
          <w:rFonts w:ascii="Arial" w:hAnsi="Arial" w:cs="Arial" w:hint="eastAsia"/>
          <w:lang w:eastAsia="zh-CN"/>
        </w:rPr>
        <w:t>rRNA</w:t>
      </w:r>
      <w:r w:rsidRPr="00775F0E">
        <w:rPr>
          <w:rFonts w:ascii="Arial" w:hAnsi="Arial" w:cs="Arial" w:hint="eastAsia"/>
          <w:lang w:eastAsia="zh-CN"/>
        </w:rPr>
        <w:t>），通过</w:t>
      </w:r>
      <w:proofErr w:type="spellStart"/>
      <w:r w:rsidRPr="00775F0E">
        <w:rPr>
          <w:rFonts w:ascii="Arial" w:hAnsi="Arial" w:cs="Arial"/>
          <w:lang w:eastAsia="zh-CN"/>
        </w:rPr>
        <w:t>SortMeRNA</w:t>
      </w:r>
      <w:proofErr w:type="spellEnd"/>
      <w:r w:rsidR="00DA1977" w:rsidRPr="00775F0E">
        <w:rPr>
          <w:rFonts w:ascii="Arial" w:hAnsi="Arial" w:cs="Arial" w:hint="eastAsia"/>
          <w:lang w:eastAsia="zh-CN"/>
        </w:rPr>
        <w:t>（</w:t>
      </w:r>
      <w:r w:rsidR="00DA1977" w:rsidRPr="00775F0E">
        <w:rPr>
          <w:rFonts w:ascii="Arial" w:hAnsi="Arial" w:cs="Arial"/>
          <w:lang w:eastAsia="zh-CN"/>
        </w:rPr>
        <w:t>https://github.com/biocore/sortmerna</w:t>
      </w:r>
      <w:r w:rsidR="00DA1977" w:rsidRPr="00775F0E">
        <w:rPr>
          <w:rFonts w:ascii="Arial" w:hAnsi="Arial" w:cs="Arial" w:hint="eastAsia"/>
          <w:lang w:eastAsia="zh-CN"/>
        </w:rPr>
        <w:t>）</w:t>
      </w:r>
      <w:r w:rsidRPr="00775F0E">
        <w:rPr>
          <w:rFonts w:ascii="Arial" w:hAnsi="Arial" w:cs="Arial" w:hint="eastAsia"/>
          <w:lang w:eastAsia="zh-CN"/>
        </w:rPr>
        <w:t>过滤</w:t>
      </w:r>
      <w:r w:rsidRPr="00775F0E">
        <w:rPr>
          <w:rFonts w:ascii="Arial" w:hAnsi="Arial" w:cs="Arial" w:hint="eastAsia"/>
          <w:lang w:eastAsia="zh-CN"/>
        </w:rPr>
        <w:t>clean</w:t>
      </w:r>
      <w:r w:rsidRPr="00775F0E">
        <w:rPr>
          <w:rFonts w:ascii="Arial" w:hAnsi="Arial" w:cs="Arial"/>
          <w:lang w:eastAsia="zh-CN"/>
        </w:rPr>
        <w:t xml:space="preserve"> </w:t>
      </w:r>
      <w:r w:rsidRPr="00775F0E">
        <w:rPr>
          <w:rFonts w:ascii="Arial" w:hAnsi="Arial" w:cs="Arial" w:hint="eastAsia"/>
          <w:lang w:eastAsia="zh-CN"/>
        </w:rPr>
        <w:t>data</w:t>
      </w:r>
      <w:r w:rsidRPr="00775F0E">
        <w:rPr>
          <w:rFonts w:ascii="Arial" w:hAnsi="Arial" w:cs="Arial" w:hint="eastAsia"/>
          <w:lang w:eastAsia="zh-CN"/>
        </w:rPr>
        <w:t>中的</w:t>
      </w:r>
      <w:r w:rsidRPr="00775F0E">
        <w:rPr>
          <w:rFonts w:ascii="Arial" w:hAnsi="Arial" w:cs="Arial" w:hint="eastAsia"/>
          <w:lang w:eastAsia="zh-CN"/>
        </w:rPr>
        <w:t>rRNA</w:t>
      </w:r>
      <w:r w:rsidRPr="00775F0E">
        <w:rPr>
          <w:rFonts w:ascii="Arial" w:hAnsi="Arial" w:cs="Arial" w:hint="eastAsia"/>
          <w:lang w:eastAsia="zh-CN"/>
        </w:rPr>
        <w:t>序列</w:t>
      </w:r>
      <w:r w:rsidR="00494712" w:rsidRPr="00775F0E">
        <w:rPr>
          <w:rFonts w:ascii="Arial" w:hAnsi="Arial" w:cs="Arial" w:hint="eastAsia"/>
          <w:lang w:eastAsia="zh-CN"/>
        </w:rPr>
        <w:t>：</w:t>
      </w:r>
    </w:p>
    <w:p w14:paraId="0DF5A5B9" w14:textId="448C9752" w:rsidR="00BA4984" w:rsidRPr="00775F0E" w:rsidRDefault="00684BE1" w:rsidP="00684BE1">
      <w:pPr>
        <w:pStyle w:val="ad"/>
        <w:adjustRightInd w:val="0"/>
        <w:snapToGrid w:val="0"/>
        <w:spacing w:line="360" w:lineRule="auto"/>
        <w:ind w:left="780" w:firstLineChars="0" w:firstLine="0"/>
        <w:jc w:val="both"/>
        <w:rPr>
          <w:rFonts w:ascii="Arial" w:hAnsi="Arial" w:cs="Arial"/>
          <w:lang w:eastAsia="zh-CN"/>
        </w:rPr>
      </w:pPr>
      <w:r w:rsidRPr="00775F0E">
        <w:rPr>
          <w:rFonts w:ascii="Arial" w:hAnsi="Arial" w:cs="Arial" w:hint="eastAsia"/>
          <w:lang w:eastAsia="zh-CN"/>
        </w:rPr>
        <w:t>$</w:t>
      </w:r>
      <w:r w:rsidRPr="00775F0E">
        <w:rPr>
          <w:rFonts w:ascii="Arial" w:hAnsi="Arial" w:cs="Arial"/>
          <w:lang w:eastAsia="zh-CN"/>
        </w:rPr>
        <w:t xml:space="preserve"> </w:t>
      </w:r>
      <w:proofErr w:type="spellStart"/>
      <w:r w:rsidRPr="00775F0E">
        <w:rPr>
          <w:rFonts w:ascii="Arial" w:hAnsi="Arial" w:cs="Arial"/>
          <w:lang w:eastAsia="zh-CN"/>
        </w:rPr>
        <w:t>sortmerna</w:t>
      </w:r>
      <w:proofErr w:type="spellEnd"/>
      <w:r w:rsidRPr="00775F0E">
        <w:rPr>
          <w:rFonts w:ascii="Arial" w:hAnsi="Arial" w:cs="Arial"/>
          <w:lang w:eastAsia="zh-CN"/>
        </w:rPr>
        <w:t xml:space="preserve"> --ref </w:t>
      </w:r>
      <w:r w:rsidR="00BA4984" w:rsidRPr="00775F0E">
        <w:rPr>
          <w:rFonts w:ascii="Arial" w:hAnsi="Arial" w:cs="Arial"/>
          <w:lang w:eastAsia="zh-CN"/>
        </w:rPr>
        <w:t>$</w:t>
      </w:r>
      <w:proofErr w:type="spellStart"/>
      <w:r w:rsidR="00BA4984" w:rsidRPr="00775F0E">
        <w:rPr>
          <w:rFonts w:ascii="Arial" w:hAnsi="Arial" w:cs="Arial"/>
          <w:lang w:eastAsia="zh-CN"/>
        </w:rPr>
        <w:t>refdir</w:t>
      </w:r>
      <w:proofErr w:type="spellEnd"/>
      <w:r w:rsidRPr="00775F0E">
        <w:rPr>
          <w:rFonts w:ascii="Arial" w:hAnsi="Arial" w:cs="Arial"/>
          <w:lang w:eastAsia="zh-CN"/>
        </w:rPr>
        <w:t>/</w:t>
      </w:r>
      <w:proofErr w:type="spellStart"/>
      <w:r w:rsidRPr="00775F0E">
        <w:rPr>
          <w:rFonts w:ascii="Arial" w:hAnsi="Arial" w:cs="Arial"/>
          <w:lang w:eastAsia="zh-CN"/>
        </w:rPr>
        <w:t>rRNA_databases</w:t>
      </w:r>
      <w:proofErr w:type="spellEnd"/>
      <w:r w:rsidRPr="00775F0E">
        <w:rPr>
          <w:rFonts w:ascii="Arial" w:hAnsi="Arial" w:cs="Arial"/>
          <w:lang w:eastAsia="zh-CN"/>
        </w:rPr>
        <w:t>/silva-arc-16s-id95.fasta,</w:t>
      </w:r>
      <w:r w:rsidR="00BA4984" w:rsidRPr="00775F0E">
        <w:rPr>
          <w:rFonts w:ascii="Arial" w:hAnsi="Arial" w:cs="Arial"/>
          <w:lang w:eastAsia="zh-CN"/>
        </w:rPr>
        <w:t xml:space="preserve"> $</w:t>
      </w:r>
      <w:proofErr w:type="spellStart"/>
      <w:r w:rsidR="00BA4984" w:rsidRPr="00775F0E">
        <w:rPr>
          <w:rFonts w:ascii="Arial" w:hAnsi="Arial" w:cs="Arial"/>
          <w:lang w:eastAsia="zh-CN"/>
        </w:rPr>
        <w:t>refdir</w:t>
      </w:r>
      <w:proofErr w:type="spellEnd"/>
      <w:r w:rsidR="00BA4984" w:rsidRPr="00775F0E">
        <w:rPr>
          <w:rFonts w:ascii="Arial" w:hAnsi="Arial" w:cs="Arial"/>
          <w:lang w:eastAsia="zh-CN"/>
        </w:rPr>
        <w:t xml:space="preserve"> </w:t>
      </w:r>
      <w:r w:rsidRPr="00775F0E">
        <w:rPr>
          <w:rFonts w:ascii="Arial" w:hAnsi="Arial" w:cs="Arial"/>
          <w:lang w:eastAsia="zh-CN"/>
        </w:rPr>
        <w:t>/index/silva-arc-16s-id95:</w:t>
      </w:r>
      <w:r w:rsidR="00BA4984" w:rsidRPr="00775F0E">
        <w:rPr>
          <w:rFonts w:ascii="Arial" w:hAnsi="Arial" w:cs="Arial"/>
          <w:lang w:eastAsia="zh-CN"/>
        </w:rPr>
        <w:t xml:space="preserve"> \</w:t>
      </w:r>
    </w:p>
    <w:p w14:paraId="705F474E" w14:textId="1B3FF01F" w:rsidR="00BA4984" w:rsidRPr="00775F0E" w:rsidRDefault="00BA4984" w:rsidP="00684BE1">
      <w:pPr>
        <w:pStyle w:val="ad"/>
        <w:adjustRightInd w:val="0"/>
        <w:snapToGrid w:val="0"/>
        <w:spacing w:line="360" w:lineRule="auto"/>
        <w:ind w:left="780" w:firstLineChars="0" w:firstLine="0"/>
        <w:jc w:val="both"/>
        <w:rPr>
          <w:rFonts w:ascii="Arial" w:hAnsi="Arial" w:cs="Arial"/>
          <w:lang w:eastAsia="zh-CN"/>
        </w:rPr>
      </w:pPr>
      <w:r w:rsidRPr="00775F0E">
        <w:rPr>
          <w:rFonts w:ascii="Arial" w:hAnsi="Arial" w:cs="Arial"/>
          <w:lang w:eastAsia="zh-CN"/>
        </w:rPr>
        <w:t>$</w:t>
      </w:r>
      <w:proofErr w:type="spellStart"/>
      <w:r w:rsidRPr="00775F0E">
        <w:rPr>
          <w:rFonts w:ascii="Arial" w:hAnsi="Arial" w:cs="Arial"/>
          <w:lang w:eastAsia="zh-CN"/>
        </w:rPr>
        <w:t>refdir</w:t>
      </w:r>
      <w:proofErr w:type="spellEnd"/>
      <w:r w:rsidR="00684BE1" w:rsidRPr="00775F0E">
        <w:rPr>
          <w:rFonts w:ascii="Arial" w:hAnsi="Arial" w:cs="Arial"/>
          <w:lang w:eastAsia="zh-CN"/>
        </w:rPr>
        <w:t>/</w:t>
      </w:r>
      <w:proofErr w:type="spellStart"/>
      <w:r w:rsidR="00684BE1" w:rsidRPr="00775F0E">
        <w:rPr>
          <w:rFonts w:ascii="Arial" w:hAnsi="Arial" w:cs="Arial"/>
          <w:lang w:eastAsia="zh-CN"/>
        </w:rPr>
        <w:t>rRNA_db</w:t>
      </w:r>
      <w:proofErr w:type="spellEnd"/>
      <w:r w:rsidR="00684BE1" w:rsidRPr="00775F0E">
        <w:rPr>
          <w:rFonts w:ascii="Arial" w:hAnsi="Arial" w:cs="Arial"/>
          <w:lang w:eastAsia="zh-CN"/>
        </w:rPr>
        <w:t>/silva-arc-23s-id98.fasta,</w:t>
      </w:r>
      <w:r w:rsidRPr="00775F0E">
        <w:rPr>
          <w:rFonts w:ascii="Arial" w:hAnsi="Arial" w:cs="Arial"/>
          <w:lang w:eastAsia="zh-CN"/>
        </w:rPr>
        <w:t xml:space="preserve"> $</w:t>
      </w:r>
      <w:proofErr w:type="spellStart"/>
      <w:r w:rsidRPr="00775F0E">
        <w:rPr>
          <w:rFonts w:ascii="Arial" w:hAnsi="Arial" w:cs="Arial"/>
          <w:lang w:eastAsia="zh-CN"/>
        </w:rPr>
        <w:t>refdir</w:t>
      </w:r>
      <w:proofErr w:type="spellEnd"/>
      <w:r w:rsidR="00684BE1" w:rsidRPr="00775F0E">
        <w:rPr>
          <w:rFonts w:ascii="Arial" w:hAnsi="Arial" w:cs="Arial"/>
          <w:lang w:eastAsia="zh-CN"/>
        </w:rPr>
        <w:t>/index/silva-arc-23s-id98:</w:t>
      </w:r>
      <w:r w:rsidRPr="00775F0E">
        <w:rPr>
          <w:rFonts w:ascii="Arial" w:hAnsi="Arial" w:cs="Arial"/>
          <w:lang w:eastAsia="zh-CN"/>
        </w:rPr>
        <w:t xml:space="preserve"> \</w:t>
      </w:r>
    </w:p>
    <w:p w14:paraId="336DC20E" w14:textId="2A5E4810" w:rsidR="00BA4984" w:rsidRPr="00775F0E" w:rsidRDefault="00BA4984" w:rsidP="00684BE1">
      <w:pPr>
        <w:pStyle w:val="ad"/>
        <w:adjustRightInd w:val="0"/>
        <w:snapToGrid w:val="0"/>
        <w:spacing w:line="360" w:lineRule="auto"/>
        <w:ind w:left="780" w:firstLineChars="0" w:firstLine="0"/>
        <w:jc w:val="both"/>
        <w:rPr>
          <w:rFonts w:ascii="Arial" w:hAnsi="Arial" w:cs="Arial"/>
          <w:lang w:eastAsia="zh-CN"/>
        </w:rPr>
      </w:pPr>
      <w:r w:rsidRPr="00775F0E">
        <w:rPr>
          <w:rFonts w:ascii="Arial" w:hAnsi="Arial" w:cs="Arial"/>
          <w:lang w:eastAsia="zh-CN"/>
        </w:rPr>
        <w:t>$</w:t>
      </w:r>
      <w:proofErr w:type="spellStart"/>
      <w:r w:rsidRPr="00775F0E">
        <w:rPr>
          <w:rFonts w:ascii="Arial" w:hAnsi="Arial" w:cs="Arial"/>
          <w:lang w:eastAsia="zh-CN"/>
        </w:rPr>
        <w:t>refdir</w:t>
      </w:r>
      <w:proofErr w:type="spellEnd"/>
      <w:r w:rsidR="00684BE1" w:rsidRPr="00775F0E">
        <w:rPr>
          <w:rFonts w:ascii="Arial" w:hAnsi="Arial" w:cs="Arial"/>
          <w:lang w:eastAsia="zh-CN"/>
        </w:rPr>
        <w:t>/</w:t>
      </w:r>
      <w:proofErr w:type="spellStart"/>
      <w:r w:rsidR="00684BE1" w:rsidRPr="00775F0E">
        <w:rPr>
          <w:rFonts w:ascii="Arial" w:hAnsi="Arial" w:cs="Arial"/>
          <w:lang w:eastAsia="zh-CN"/>
        </w:rPr>
        <w:t>rRNA_db</w:t>
      </w:r>
      <w:proofErr w:type="spellEnd"/>
      <w:r w:rsidR="00684BE1" w:rsidRPr="00775F0E">
        <w:rPr>
          <w:rFonts w:ascii="Arial" w:hAnsi="Arial" w:cs="Arial"/>
          <w:lang w:eastAsia="zh-CN"/>
        </w:rPr>
        <w:t>/silva-bac-16s-id90.fasta,</w:t>
      </w:r>
      <w:r w:rsidR="00D24222" w:rsidRPr="00775F0E">
        <w:rPr>
          <w:rFonts w:ascii="Arial" w:hAnsi="Arial" w:cs="Arial"/>
          <w:lang w:eastAsia="zh-CN"/>
        </w:rPr>
        <w:t xml:space="preserve"> $</w:t>
      </w:r>
      <w:proofErr w:type="spellStart"/>
      <w:r w:rsidR="00D24222" w:rsidRPr="00775F0E">
        <w:rPr>
          <w:rFonts w:ascii="Arial" w:hAnsi="Arial" w:cs="Arial"/>
          <w:lang w:eastAsia="zh-CN"/>
        </w:rPr>
        <w:t>refdir</w:t>
      </w:r>
      <w:proofErr w:type="spellEnd"/>
      <w:r w:rsidR="00684BE1" w:rsidRPr="00775F0E">
        <w:rPr>
          <w:rFonts w:ascii="Arial" w:hAnsi="Arial" w:cs="Arial"/>
          <w:lang w:eastAsia="zh-CN"/>
        </w:rPr>
        <w:t>/index/silva-bac-16s-id90:</w:t>
      </w:r>
      <w:r w:rsidRPr="00775F0E">
        <w:rPr>
          <w:rFonts w:ascii="Arial" w:hAnsi="Arial" w:cs="Arial"/>
          <w:lang w:eastAsia="zh-CN"/>
        </w:rPr>
        <w:t xml:space="preserve"> \</w:t>
      </w:r>
    </w:p>
    <w:p w14:paraId="522F6956" w14:textId="06CC8CE9" w:rsidR="00BA4984" w:rsidRPr="00775F0E" w:rsidRDefault="00BA4984" w:rsidP="00684BE1">
      <w:pPr>
        <w:pStyle w:val="ad"/>
        <w:adjustRightInd w:val="0"/>
        <w:snapToGrid w:val="0"/>
        <w:spacing w:line="360" w:lineRule="auto"/>
        <w:ind w:left="780" w:firstLineChars="0" w:firstLine="0"/>
        <w:jc w:val="both"/>
        <w:rPr>
          <w:rFonts w:ascii="Arial" w:hAnsi="Arial" w:cs="Arial"/>
          <w:lang w:eastAsia="zh-CN"/>
        </w:rPr>
      </w:pPr>
      <w:r w:rsidRPr="00775F0E">
        <w:rPr>
          <w:rFonts w:ascii="Arial" w:hAnsi="Arial" w:cs="Arial"/>
          <w:lang w:eastAsia="zh-CN"/>
        </w:rPr>
        <w:t>$</w:t>
      </w:r>
      <w:proofErr w:type="spellStart"/>
      <w:r w:rsidRPr="00775F0E">
        <w:rPr>
          <w:rFonts w:ascii="Arial" w:hAnsi="Arial" w:cs="Arial"/>
          <w:lang w:eastAsia="zh-CN"/>
        </w:rPr>
        <w:t>refdir</w:t>
      </w:r>
      <w:proofErr w:type="spellEnd"/>
      <w:r w:rsidR="00684BE1" w:rsidRPr="00775F0E">
        <w:rPr>
          <w:rFonts w:ascii="Arial" w:hAnsi="Arial" w:cs="Arial"/>
          <w:lang w:eastAsia="zh-CN"/>
        </w:rPr>
        <w:t>/</w:t>
      </w:r>
      <w:proofErr w:type="spellStart"/>
      <w:r w:rsidR="00684BE1" w:rsidRPr="00775F0E">
        <w:rPr>
          <w:rFonts w:ascii="Arial" w:hAnsi="Arial" w:cs="Arial"/>
          <w:lang w:eastAsia="zh-CN"/>
        </w:rPr>
        <w:t>rRNA_db</w:t>
      </w:r>
      <w:proofErr w:type="spellEnd"/>
      <w:r w:rsidR="00684BE1" w:rsidRPr="00775F0E">
        <w:rPr>
          <w:rFonts w:ascii="Arial" w:hAnsi="Arial" w:cs="Arial"/>
          <w:lang w:eastAsia="zh-CN"/>
        </w:rPr>
        <w:t>/silva-bac-23s-id98.fasta,</w:t>
      </w:r>
      <w:r w:rsidR="00D24222" w:rsidRPr="00775F0E">
        <w:rPr>
          <w:rFonts w:ascii="Arial" w:hAnsi="Arial" w:cs="Arial"/>
          <w:lang w:eastAsia="zh-CN"/>
        </w:rPr>
        <w:t xml:space="preserve"> $</w:t>
      </w:r>
      <w:proofErr w:type="spellStart"/>
      <w:r w:rsidR="00D24222" w:rsidRPr="00775F0E">
        <w:rPr>
          <w:rFonts w:ascii="Arial" w:hAnsi="Arial" w:cs="Arial"/>
          <w:lang w:eastAsia="zh-CN"/>
        </w:rPr>
        <w:t>refdir</w:t>
      </w:r>
      <w:proofErr w:type="spellEnd"/>
      <w:r w:rsidR="00684BE1" w:rsidRPr="00775F0E">
        <w:rPr>
          <w:rFonts w:ascii="Arial" w:hAnsi="Arial" w:cs="Arial"/>
          <w:lang w:eastAsia="zh-CN"/>
        </w:rPr>
        <w:t>/index/silva-bac-23s-id98:</w:t>
      </w:r>
      <w:r w:rsidRPr="00775F0E">
        <w:rPr>
          <w:rFonts w:ascii="Arial" w:hAnsi="Arial" w:cs="Arial"/>
          <w:lang w:eastAsia="zh-CN"/>
        </w:rPr>
        <w:t xml:space="preserve"> \</w:t>
      </w:r>
    </w:p>
    <w:p w14:paraId="3B831E1A" w14:textId="7115E84B" w:rsidR="00BA4984" w:rsidRPr="00775F0E" w:rsidRDefault="00D24222" w:rsidP="00684BE1">
      <w:pPr>
        <w:pStyle w:val="ad"/>
        <w:adjustRightInd w:val="0"/>
        <w:snapToGrid w:val="0"/>
        <w:spacing w:line="360" w:lineRule="auto"/>
        <w:ind w:left="780" w:firstLineChars="0" w:firstLine="0"/>
        <w:jc w:val="both"/>
        <w:rPr>
          <w:rFonts w:ascii="Arial" w:hAnsi="Arial" w:cs="Arial"/>
          <w:lang w:eastAsia="zh-CN"/>
        </w:rPr>
      </w:pPr>
      <w:r w:rsidRPr="00775F0E">
        <w:rPr>
          <w:rFonts w:ascii="Arial" w:hAnsi="Arial" w:cs="Arial"/>
          <w:lang w:eastAsia="zh-CN"/>
        </w:rPr>
        <w:t>$</w:t>
      </w:r>
      <w:proofErr w:type="spellStart"/>
      <w:r w:rsidRPr="00775F0E">
        <w:rPr>
          <w:rFonts w:ascii="Arial" w:hAnsi="Arial" w:cs="Arial"/>
          <w:lang w:eastAsia="zh-CN"/>
        </w:rPr>
        <w:t>refdir</w:t>
      </w:r>
      <w:proofErr w:type="spellEnd"/>
      <w:r w:rsidR="00684BE1" w:rsidRPr="00775F0E">
        <w:rPr>
          <w:rFonts w:ascii="Arial" w:hAnsi="Arial" w:cs="Arial"/>
          <w:lang w:eastAsia="zh-CN"/>
        </w:rPr>
        <w:t>/</w:t>
      </w:r>
      <w:proofErr w:type="spellStart"/>
      <w:r w:rsidR="00684BE1" w:rsidRPr="00775F0E">
        <w:rPr>
          <w:rFonts w:ascii="Arial" w:hAnsi="Arial" w:cs="Arial"/>
          <w:lang w:eastAsia="zh-CN"/>
        </w:rPr>
        <w:t>rRNA_db</w:t>
      </w:r>
      <w:proofErr w:type="spellEnd"/>
      <w:r w:rsidR="00684BE1" w:rsidRPr="00775F0E">
        <w:rPr>
          <w:rFonts w:ascii="Arial" w:hAnsi="Arial" w:cs="Arial"/>
          <w:lang w:eastAsia="zh-CN"/>
        </w:rPr>
        <w:t>/silva-euk-18s-id95.fasta,</w:t>
      </w:r>
      <w:r w:rsidRPr="00775F0E">
        <w:rPr>
          <w:rFonts w:ascii="Arial" w:hAnsi="Arial" w:cs="Arial"/>
          <w:lang w:eastAsia="zh-CN"/>
        </w:rPr>
        <w:t xml:space="preserve"> $</w:t>
      </w:r>
      <w:proofErr w:type="spellStart"/>
      <w:r w:rsidRPr="00775F0E">
        <w:rPr>
          <w:rFonts w:ascii="Arial" w:hAnsi="Arial" w:cs="Arial"/>
          <w:lang w:eastAsia="zh-CN"/>
        </w:rPr>
        <w:t>refdir</w:t>
      </w:r>
      <w:proofErr w:type="spellEnd"/>
      <w:r w:rsidR="00684BE1" w:rsidRPr="00775F0E">
        <w:rPr>
          <w:rFonts w:ascii="Arial" w:hAnsi="Arial" w:cs="Arial"/>
          <w:lang w:eastAsia="zh-CN"/>
        </w:rPr>
        <w:t>/index/silva-euk-18s-id95:</w:t>
      </w:r>
      <w:r w:rsidR="00BA4984" w:rsidRPr="00775F0E">
        <w:rPr>
          <w:rFonts w:ascii="Arial" w:hAnsi="Arial" w:cs="Arial"/>
          <w:lang w:eastAsia="zh-CN"/>
        </w:rPr>
        <w:t xml:space="preserve"> \</w:t>
      </w:r>
    </w:p>
    <w:p w14:paraId="137A921B" w14:textId="1A6F79D2" w:rsidR="00BA4984" w:rsidRPr="00775F0E" w:rsidRDefault="00D24222" w:rsidP="00684BE1">
      <w:pPr>
        <w:pStyle w:val="ad"/>
        <w:adjustRightInd w:val="0"/>
        <w:snapToGrid w:val="0"/>
        <w:spacing w:line="360" w:lineRule="auto"/>
        <w:ind w:left="780" w:firstLineChars="0" w:firstLine="0"/>
        <w:jc w:val="both"/>
        <w:rPr>
          <w:rFonts w:ascii="Arial" w:hAnsi="Arial" w:cs="Arial"/>
          <w:lang w:eastAsia="zh-CN"/>
        </w:rPr>
      </w:pPr>
      <w:r w:rsidRPr="00775F0E">
        <w:rPr>
          <w:rFonts w:ascii="Arial" w:hAnsi="Arial" w:cs="Arial"/>
          <w:lang w:eastAsia="zh-CN"/>
        </w:rPr>
        <w:t>$</w:t>
      </w:r>
      <w:proofErr w:type="spellStart"/>
      <w:r w:rsidRPr="00775F0E">
        <w:rPr>
          <w:rFonts w:ascii="Arial" w:hAnsi="Arial" w:cs="Arial"/>
          <w:lang w:eastAsia="zh-CN"/>
        </w:rPr>
        <w:t>refdir</w:t>
      </w:r>
      <w:proofErr w:type="spellEnd"/>
      <w:r w:rsidR="00684BE1" w:rsidRPr="00775F0E">
        <w:rPr>
          <w:rFonts w:ascii="Arial" w:hAnsi="Arial" w:cs="Arial"/>
          <w:lang w:eastAsia="zh-CN"/>
        </w:rPr>
        <w:t>/</w:t>
      </w:r>
      <w:proofErr w:type="spellStart"/>
      <w:r w:rsidR="00684BE1" w:rsidRPr="00775F0E">
        <w:rPr>
          <w:rFonts w:ascii="Arial" w:hAnsi="Arial" w:cs="Arial"/>
          <w:lang w:eastAsia="zh-CN"/>
        </w:rPr>
        <w:t>rRNA_db</w:t>
      </w:r>
      <w:proofErr w:type="spellEnd"/>
      <w:r w:rsidR="00684BE1" w:rsidRPr="00775F0E">
        <w:rPr>
          <w:rFonts w:ascii="Arial" w:hAnsi="Arial" w:cs="Arial"/>
          <w:lang w:eastAsia="zh-CN"/>
        </w:rPr>
        <w:t>/silva-euk-28s-id98.fasta,</w:t>
      </w:r>
      <w:r w:rsidRPr="00775F0E">
        <w:rPr>
          <w:rFonts w:ascii="Arial" w:hAnsi="Arial" w:cs="Arial"/>
          <w:lang w:eastAsia="zh-CN"/>
        </w:rPr>
        <w:t xml:space="preserve"> $</w:t>
      </w:r>
      <w:proofErr w:type="spellStart"/>
      <w:r w:rsidRPr="00775F0E">
        <w:rPr>
          <w:rFonts w:ascii="Arial" w:hAnsi="Arial" w:cs="Arial"/>
          <w:lang w:eastAsia="zh-CN"/>
        </w:rPr>
        <w:t>refdir</w:t>
      </w:r>
      <w:proofErr w:type="spellEnd"/>
      <w:r w:rsidR="00684BE1" w:rsidRPr="00775F0E">
        <w:rPr>
          <w:rFonts w:ascii="Arial" w:hAnsi="Arial" w:cs="Arial"/>
          <w:lang w:eastAsia="zh-CN"/>
        </w:rPr>
        <w:t>/index/silva-euk-28s-id98:</w:t>
      </w:r>
      <w:r w:rsidR="00BA4984" w:rsidRPr="00775F0E">
        <w:rPr>
          <w:rFonts w:ascii="Arial" w:hAnsi="Arial" w:cs="Arial"/>
          <w:lang w:eastAsia="zh-CN"/>
        </w:rPr>
        <w:t xml:space="preserve"> \</w:t>
      </w:r>
    </w:p>
    <w:p w14:paraId="6A94B764" w14:textId="75188893" w:rsidR="00BA4984" w:rsidRPr="00775F0E" w:rsidRDefault="00D24222" w:rsidP="00684BE1">
      <w:pPr>
        <w:pStyle w:val="ad"/>
        <w:adjustRightInd w:val="0"/>
        <w:snapToGrid w:val="0"/>
        <w:spacing w:line="360" w:lineRule="auto"/>
        <w:ind w:left="780" w:firstLineChars="0" w:firstLine="0"/>
        <w:jc w:val="both"/>
        <w:rPr>
          <w:rFonts w:ascii="Arial" w:hAnsi="Arial" w:cs="Arial"/>
          <w:lang w:eastAsia="zh-CN"/>
        </w:rPr>
      </w:pPr>
      <w:r w:rsidRPr="00775F0E">
        <w:rPr>
          <w:rFonts w:ascii="Arial" w:hAnsi="Arial" w:cs="Arial"/>
          <w:lang w:eastAsia="zh-CN"/>
        </w:rPr>
        <w:t>$</w:t>
      </w:r>
      <w:proofErr w:type="spellStart"/>
      <w:r w:rsidRPr="00775F0E">
        <w:rPr>
          <w:rFonts w:ascii="Arial" w:hAnsi="Arial" w:cs="Arial"/>
          <w:lang w:eastAsia="zh-CN"/>
        </w:rPr>
        <w:t>refdir</w:t>
      </w:r>
      <w:proofErr w:type="spellEnd"/>
      <w:r w:rsidR="00684BE1" w:rsidRPr="00775F0E">
        <w:rPr>
          <w:rFonts w:ascii="Arial" w:hAnsi="Arial" w:cs="Arial"/>
          <w:lang w:eastAsia="zh-CN"/>
        </w:rPr>
        <w:t>/</w:t>
      </w:r>
      <w:proofErr w:type="spellStart"/>
      <w:r w:rsidR="00684BE1" w:rsidRPr="00775F0E">
        <w:rPr>
          <w:rFonts w:ascii="Arial" w:hAnsi="Arial" w:cs="Arial"/>
          <w:lang w:eastAsia="zh-CN"/>
        </w:rPr>
        <w:t>rRNA_d</w:t>
      </w:r>
      <w:r w:rsidRPr="00775F0E">
        <w:rPr>
          <w:rFonts w:ascii="Arial" w:hAnsi="Arial" w:cs="Arial"/>
          <w:lang w:eastAsia="zh-CN"/>
        </w:rPr>
        <w:t>b</w:t>
      </w:r>
      <w:proofErr w:type="spellEnd"/>
      <w:r w:rsidR="00684BE1" w:rsidRPr="00775F0E">
        <w:rPr>
          <w:rFonts w:ascii="Arial" w:hAnsi="Arial" w:cs="Arial"/>
          <w:lang w:eastAsia="zh-CN"/>
        </w:rPr>
        <w:t>/rfam-5s-database-id98.fasta,</w:t>
      </w:r>
      <w:r w:rsidRPr="00775F0E">
        <w:rPr>
          <w:rFonts w:ascii="Arial" w:hAnsi="Arial" w:cs="Arial"/>
          <w:lang w:eastAsia="zh-CN"/>
        </w:rPr>
        <w:t xml:space="preserve"> $</w:t>
      </w:r>
      <w:proofErr w:type="spellStart"/>
      <w:r w:rsidRPr="00775F0E">
        <w:rPr>
          <w:rFonts w:ascii="Arial" w:hAnsi="Arial" w:cs="Arial"/>
          <w:lang w:eastAsia="zh-CN"/>
        </w:rPr>
        <w:t>refdir</w:t>
      </w:r>
      <w:proofErr w:type="spellEnd"/>
      <w:r w:rsidR="00684BE1" w:rsidRPr="00775F0E">
        <w:rPr>
          <w:rFonts w:ascii="Arial" w:hAnsi="Arial" w:cs="Arial"/>
          <w:lang w:eastAsia="zh-CN"/>
        </w:rPr>
        <w:t>/index/rfam-5s-database-id98:</w:t>
      </w:r>
      <w:r w:rsidR="00BA4984" w:rsidRPr="00775F0E">
        <w:rPr>
          <w:rFonts w:ascii="Arial" w:hAnsi="Arial" w:cs="Arial"/>
          <w:lang w:eastAsia="zh-CN"/>
        </w:rPr>
        <w:t xml:space="preserve"> \</w:t>
      </w:r>
    </w:p>
    <w:p w14:paraId="3201DC79" w14:textId="1168AC43" w:rsidR="00BA4984" w:rsidRPr="00775F0E" w:rsidRDefault="00D24222" w:rsidP="00684BE1">
      <w:pPr>
        <w:pStyle w:val="ad"/>
        <w:adjustRightInd w:val="0"/>
        <w:snapToGrid w:val="0"/>
        <w:spacing w:line="360" w:lineRule="auto"/>
        <w:ind w:left="780" w:firstLineChars="0" w:firstLine="0"/>
        <w:jc w:val="both"/>
        <w:rPr>
          <w:rFonts w:ascii="Arial" w:hAnsi="Arial" w:cs="Arial"/>
          <w:lang w:eastAsia="zh-CN"/>
        </w:rPr>
      </w:pPr>
      <w:r w:rsidRPr="00775F0E">
        <w:rPr>
          <w:rFonts w:ascii="Arial" w:hAnsi="Arial" w:cs="Arial"/>
          <w:lang w:eastAsia="zh-CN"/>
        </w:rPr>
        <w:t>$</w:t>
      </w:r>
      <w:proofErr w:type="spellStart"/>
      <w:r w:rsidRPr="00775F0E">
        <w:rPr>
          <w:rFonts w:ascii="Arial" w:hAnsi="Arial" w:cs="Arial"/>
          <w:lang w:eastAsia="zh-CN"/>
        </w:rPr>
        <w:t>refdir</w:t>
      </w:r>
      <w:proofErr w:type="spellEnd"/>
      <w:r w:rsidR="00684BE1" w:rsidRPr="00775F0E">
        <w:rPr>
          <w:rFonts w:ascii="Arial" w:hAnsi="Arial" w:cs="Arial"/>
          <w:lang w:eastAsia="zh-CN"/>
        </w:rPr>
        <w:t>/</w:t>
      </w:r>
      <w:proofErr w:type="spellStart"/>
      <w:r w:rsidR="00684BE1" w:rsidRPr="00775F0E">
        <w:rPr>
          <w:rFonts w:ascii="Arial" w:hAnsi="Arial" w:cs="Arial"/>
          <w:lang w:eastAsia="zh-CN"/>
        </w:rPr>
        <w:t>rRNA_db</w:t>
      </w:r>
      <w:proofErr w:type="spellEnd"/>
      <w:r w:rsidR="00684BE1" w:rsidRPr="00775F0E">
        <w:rPr>
          <w:rFonts w:ascii="Arial" w:hAnsi="Arial" w:cs="Arial"/>
          <w:lang w:eastAsia="zh-CN"/>
        </w:rPr>
        <w:t>/rfam-5.8s-database-id98.fasta,</w:t>
      </w:r>
      <w:r w:rsidRPr="00775F0E">
        <w:rPr>
          <w:rFonts w:ascii="Arial" w:hAnsi="Arial" w:cs="Arial"/>
          <w:lang w:eastAsia="zh-CN"/>
        </w:rPr>
        <w:t xml:space="preserve"> $</w:t>
      </w:r>
      <w:proofErr w:type="spellStart"/>
      <w:r w:rsidRPr="00775F0E">
        <w:rPr>
          <w:rFonts w:ascii="Arial" w:hAnsi="Arial" w:cs="Arial"/>
          <w:lang w:eastAsia="zh-CN"/>
        </w:rPr>
        <w:t>refdir</w:t>
      </w:r>
      <w:proofErr w:type="spellEnd"/>
      <w:r w:rsidR="00684BE1" w:rsidRPr="00775F0E">
        <w:rPr>
          <w:rFonts w:ascii="Arial" w:hAnsi="Arial" w:cs="Arial"/>
          <w:lang w:eastAsia="zh-CN"/>
        </w:rPr>
        <w:t>/index/rfam-5.8s-database-id98</w:t>
      </w:r>
      <w:r w:rsidR="00BA4984" w:rsidRPr="00775F0E">
        <w:rPr>
          <w:rFonts w:ascii="Arial" w:hAnsi="Arial" w:cs="Arial"/>
          <w:lang w:eastAsia="zh-CN"/>
        </w:rPr>
        <w:t xml:space="preserve"> \</w:t>
      </w:r>
    </w:p>
    <w:p w14:paraId="0F7C2125" w14:textId="69C14200" w:rsidR="00684BE1" w:rsidRPr="00775F0E" w:rsidRDefault="00684BE1" w:rsidP="00E1599C">
      <w:pPr>
        <w:pStyle w:val="ad"/>
        <w:adjustRightInd w:val="0"/>
        <w:snapToGrid w:val="0"/>
        <w:spacing w:line="360" w:lineRule="auto"/>
        <w:ind w:left="780" w:firstLineChars="0" w:firstLine="0"/>
        <w:jc w:val="both"/>
        <w:rPr>
          <w:rFonts w:ascii="Arial" w:hAnsi="Arial" w:cs="Arial"/>
          <w:lang w:eastAsia="zh-CN"/>
        </w:rPr>
      </w:pPr>
      <w:r w:rsidRPr="00775F0E">
        <w:rPr>
          <w:rFonts w:ascii="Arial" w:hAnsi="Arial" w:cs="Arial"/>
          <w:lang w:eastAsia="zh-CN"/>
        </w:rPr>
        <w:t>--reads $</w:t>
      </w:r>
      <w:r w:rsidR="00BA4984" w:rsidRPr="00775F0E">
        <w:rPr>
          <w:rFonts w:ascii="Arial" w:hAnsi="Arial" w:cs="Arial"/>
          <w:lang w:eastAsia="zh-CN"/>
        </w:rPr>
        <w:t>S</w:t>
      </w:r>
      <w:r w:rsidRPr="00775F0E">
        <w:rPr>
          <w:rFonts w:ascii="Arial" w:hAnsi="Arial" w:cs="Arial"/>
          <w:lang w:eastAsia="zh-CN"/>
        </w:rPr>
        <w:t>ample</w:t>
      </w:r>
      <w:r w:rsidR="00BA4984" w:rsidRPr="00775F0E">
        <w:rPr>
          <w:rFonts w:ascii="Arial" w:hAnsi="Arial" w:cs="Arial"/>
          <w:lang w:eastAsia="zh-CN"/>
        </w:rPr>
        <w:t>_clean_R1.fq</w:t>
      </w:r>
      <w:r w:rsidRPr="00775F0E">
        <w:rPr>
          <w:rFonts w:ascii="Arial" w:hAnsi="Arial" w:cs="Arial"/>
          <w:lang w:eastAsia="zh-CN"/>
        </w:rPr>
        <w:t xml:space="preserve"> </w:t>
      </w:r>
      <w:r w:rsidR="00D24222" w:rsidRPr="00775F0E">
        <w:rPr>
          <w:rFonts w:ascii="Arial" w:hAnsi="Arial" w:cs="Arial"/>
          <w:lang w:eastAsia="zh-CN"/>
        </w:rPr>
        <w:t>--</w:t>
      </w:r>
      <w:r w:rsidRPr="00775F0E">
        <w:rPr>
          <w:rFonts w:ascii="Arial" w:hAnsi="Arial" w:cs="Arial"/>
          <w:lang w:eastAsia="zh-CN"/>
        </w:rPr>
        <w:t>reads</w:t>
      </w:r>
      <w:r w:rsidR="00BA4984" w:rsidRPr="00775F0E">
        <w:rPr>
          <w:rFonts w:ascii="Arial" w:hAnsi="Arial" w:cs="Arial"/>
          <w:lang w:eastAsia="zh-CN"/>
        </w:rPr>
        <w:t xml:space="preserve"> $Sample_clean_R2.fq</w:t>
      </w:r>
      <w:r w:rsidRPr="00775F0E">
        <w:rPr>
          <w:rFonts w:ascii="Arial" w:hAnsi="Arial" w:cs="Arial"/>
          <w:lang w:eastAsia="zh-CN"/>
        </w:rPr>
        <w:t xml:space="preserve"> --</w:t>
      </w:r>
      <w:proofErr w:type="spellStart"/>
      <w:r w:rsidRPr="00775F0E">
        <w:rPr>
          <w:rFonts w:ascii="Arial" w:hAnsi="Arial" w:cs="Arial"/>
          <w:lang w:eastAsia="zh-CN"/>
        </w:rPr>
        <w:t>fastx</w:t>
      </w:r>
      <w:proofErr w:type="spellEnd"/>
      <w:r w:rsidRPr="00775F0E">
        <w:rPr>
          <w:rFonts w:ascii="Arial" w:hAnsi="Arial" w:cs="Arial"/>
          <w:lang w:eastAsia="zh-CN"/>
        </w:rPr>
        <w:t xml:space="preserve"> --other </w:t>
      </w:r>
      <w:r w:rsidR="00D24222" w:rsidRPr="00775F0E">
        <w:rPr>
          <w:rFonts w:ascii="Arial" w:hAnsi="Arial" w:cs="Arial"/>
          <w:lang w:eastAsia="zh-CN"/>
        </w:rPr>
        <w:t>$</w:t>
      </w:r>
      <w:proofErr w:type="spellStart"/>
      <w:r w:rsidR="00D24222" w:rsidRPr="00775F0E">
        <w:rPr>
          <w:rFonts w:ascii="Arial" w:hAnsi="Arial" w:cs="Arial"/>
          <w:lang w:eastAsia="zh-CN"/>
        </w:rPr>
        <w:t>Sample</w:t>
      </w:r>
      <w:r w:rsidRPr="00775F0E">
        <w:rPr>
          <w:rFonts w:ascii="Arial" w:hAnsi="Arial" w:cs="Arial"/>
          <w:lang w:eastAsia="zh-CN"/>
        </w:rPr>
        <w:t>_rmRNA</w:t>
      </w:r>
      <w:proofErr w:type="spellEnd"/>
      <w:r w:rsidRPr="00775F0E">
        <w:rPr>
          <w:rFonts w:ascii="Arial" w:hAnsi="Arial" w:cs="Arial"/>
          <w:lang w:eastAsia="zh-CN"/>
        </w:rPr>
        <w:t xml:space="preserve"> --aligned </w:t>
      </w:r>
      <w:r w:rsidR="00D24222" w:rsidRPr="00775F0E">
        <w:rPr>
          <w:rFonts w:ascii="Arial" w:hAnsi="Arial" w:cs="Arial"/>
          <w:lang w:eastAsia="zh-CN"/>
        </w:rPr>
        <w:t>$</w:t>
      </w:r>
      <w:proofErr w:type="spellStart"/>
      <w:r w:rsidR="00D24222" w:rsidRPr="00775F0E">
        <w:rPr>
          <w:rFonts w:ascii="Arial" w:hAnsi="Arial" w:cs="Arial"/>
          <w:lang w:eastAsia="zh-CN"/>
        </w:rPr>
        <w:t>Sample</w:t>
      </w:r>
      <w:r w:rsidRPr="00775F0E">
        <w:rPr>
          <w:rFonts w:ascii="Arial" w:hAnsi="Arial" w:cs="Arial"/>
          <w:lang w:eastAsia="zh-CN"/>
        </w:rPr>
        <w:t>_aligned</w:t>
      </w:r>
      <w:proofErr w:type="spellEnd"/>
      <w:r w:rsidRPr="00775F0E">
        <w:rPr>
          <w:rFonts w:ascii="Arial" w:hAnsi="Arial" w:cs="Arial"/>
          <w:lang w:eastAsia="zh-CN"/>
        </w:rPr>
        <w:t xml:space="preserve"> -a 30</w:t>
      </w:r>
      <w:r w:rsidR="00D01E90" w:rsidRPr="00775F0E">
        <w:rPr>
          <w:rFonts w:ascii="Arial" w:hAnsi="Arial" w:cs="Arial" w:hint="eastAsia"/>
          <w:lang w:eastAsia="zh-CN"/>
        </w:rPr>
        <w:t xml:space="preserve"> </w:t>
      </w:r>
      <w:r w:rsidR="00D01E90" w:rsidRPr="00775F0E">
        <w:rPr>
          <w:rFonts w:ascii="Arial" w:hAnsi="Arial" w:cs="Arial"/>
          <w:lang w:eastAsia="zh-CN"/>
        </w:rPr>
        <w:t>-paired-out</w:t>
      </w:r>
    </w:p>
    <w:p w14:paraId="4B00B6C2" w14:textId="0B31596F" w:rsidR="00D01E90" w:rsidRPr="00775F0E" w:rsidRDefault="00D01E90" w:rsidP="00900BD5">
      <w:pPr>
        <w:pStyle w:val="ad"/>
        <w:adjustRightInd w:val="0"/>
        <w:snapToGrid w:val="0"/>
        <w:spacing w:line="360" w:lineRule="auto"/>
        <w:ind w:left="780" w:firstLineChars="0" w:firstLine="0"/>
        <w:jc w:val="both"/>
        <w:rPr>
          <w:rFonts w:ascii="Arial" w:hAnsi="Arial" w:cs="Arial"/>
          <w:lang w:eastAsia="zh-CN"/>
        </w:rPr>
      </w:pPr>
      <w:r w:rsidRPr="00775F0E">
        <w:rPr>
          <w:rFonts w:ascii="Arial" w:hAnsi="Arial" w:cs="Arial" w:hint="eastAsia"/>
          <w:lang w:eastAsia="zh-CN"/>
        </w:rPr>
        <w:t>$</w:t>
      </w:r>
      <w:r w:rsidRPr="00775F0E">
        <w:rPr>
          <w:rFonts w:ascii="Arial" w:hAnsi="Arial" w:cs="Arial"/>
          <w:lang w:eastAsia="zh-CN"/>
        </w:rPr>
        <w:t xml:space="preserve"> unmerge-paired-reads.sh $</w:t>
      </w:r>
      <w:proofErr w:type="spellStart"/>
      <w:r w:rsidRPr="00775F0E">
        <w:rPr>
          <w:rFonts w:ascii="Arial" w:hAnsi="Arial" w:cs="Arial"/>
          <w:lang w:eastAsia="zh-CN"/>
        </w:rPr>
        <w:t>Sample_rmRNA.fq</w:t>
      </w:r>
      <w:proofErr w:type="spellEnd"/>
      <w:r w:rsidRPr="00775F0E">
        <w:rPr>
          <w:rFonts w:ascii="Arial" w:hAnsi="Arial" w:cs="Arial"/>
          <w:lang w:eastAsia="zh-CN"/>
        </w:rPr>
        <w:t xml:space="preserve"> $Sample_rmRNA_R</w:t>
      </w:r>
      <w:proofErr w:type="gramStart"/>
      <w:r w:rsidRPr="00775F0E">
        <w:rPr>
          <w:rFonts w:ascii="Arial" w:hAnsi="Arial" w:cs="Arial"/>
          <w:lang w:eastAsia="zh-CN"/>
        </w:rPr>
        <w:t>1.fq</w:t>
      </w:r>
      <w:proofErr w:type="gramEnd"/>
      <w:r w:rsidRPr="00775F0E">
        <w:rPr>
          <w:rFonts w:ascii="Arial" w:hAnsi="Arial" w:cs="Arial"/>
          <w:lang w:eastAsia="zh-CN"/>
        </w:rPr>
        <w:t xml:space="preserve"> $Sample_rmRNA_R2.fq</w:t>
      </w:r>
    </w:p>
    <w:p w14:paraId="4563552A" w14:textId="2A1D9A7D" w:rsidR="00F11A2C" w:rsidRPr="00775F0E" w:rsidRDefault="00916666">
      <w:pPr>
        <w:pStyle w:val="ad"/>
        <w:numPr>
          <w:ilvl w:val="1"/>
          <w:numId w:val="11"/>
        </w:numPr>
        <w:adjustRightInd w:val="0"/>
        <w:snapToGrid w:val="0"/>
        <w:spacing w:line="360" w:lineRule="auto"/>
        <w:ind w:firstLineChars="0"/>
        <w:jc w:val="both"/>
        <w:rPr>
          <w:rFonts w:ascii="Arial" w:hAnsi="Arial" w:cs="Arial"/>
          <w:lang w:eastAsia="zh-CN"/>
        </w:rPr>
      </w:pPr>
      <w:r w:rsidRPr="00775F0E">
        <w:rPr>
          <w:rFonts w:ascii="Arial" w:hAnsi="Arial" w:cs="Arial" w:hint="eastAsia"/>
          <w:lang w:eastAsia="zh-CN"/>
        </w:rPr>
        <w:t>通过</w:t>
      </w:r>
      <w:proofErr w:type="spellStart"/>
      <w:r w:rsidR="00F11A2C" w:rsidRPr="00775F0E">
        <w:rPr>
          <w:rFonts w:ascii="Arial" w:hAnsi="Arial" w:cs="Arial"/>
          <w:lang w:eastAsia="zh-CN"/>
        </w:rPr>
        <w:t>idba_tra</w:t>
      </w:r>
      <w:r w:rsidR="00DA1977" w:rsidRPr="00775F0E">
        <w:rPr>
          <w:rFonts w:ascii="Arial" w:hAnsi="Arial" w:cs="Arial" w:hint="eastAsia"/>
          <w:lang w:eastAsia="zh-CN"/>
        </w:rPr>
        <w:t>n</w:t>
      </w:r>
      <w:proofErr w:type="spellEnd"/>
      <w:r w:rsidR="00DA1977" w:rsidRPr="00775F0E">
        <w:rPr>
          <w:rFonts w:ascii="Arial" w:hAnsi="Arial" w:cs="Arial" w:hint="eastAsia"/>
          <w:lang w:eastAsia="zh-CN"/>
        </w:rPr>
        <w:t>（</w:t>
      </w:r>
      <w:r w:rsidR="00DA1977" w:rsidRPr="00775F0E">
        <w:rPr>
          <w:rFonts w:ascii="Arial" w:hAnsi="Arial" w:cs="Arial"/>
          <w:lang w:eastAsia="zh-CN"/>
        </w:rPr>
        <w:t>https://github.com/loneknightpy/idba</w:t>
      </w:r>
      <w:r w:rsidR="00DA1977" w:rsidRPr="00775F0E">
        <w:rPr>
          <w:rFonts w:ascii="Arial" w:hAnsi="Arial" w:cs="Arial" w:hint="eastAsia"/>
          <w:lang w:eastAsia="zh-CN"/>
        </w:rPr>
        <w:t>）</w:t>
      </w:r>
      <w:r w:rsidR="00F11A2C" w:rsidRPr="00775F0E">
        <w:rPr>
          <w:rFonts w:ascii="Arial" w:hAnsi="Arial" w:cs="Arial" w:hint="eastAsia"/>
          <w:lang w:eastAsia="zh-CN"/>
        </w:rPr>
        <w:t>对</w:t>
      </w:r>
      <w:proofErr w:type="gramStart"/>
      <w:r w:rsidR="00F11A2C" w:rsidRPr="00775F0E">
        <w:rPr>
          <w:rFonts w:ascii="Arial" w:hAnsi="Arial" w:cs="Arial" w:hint="eastAsia"/>
          <w:lang w:eastAsia="zh-CN"/>
        </w:rPr>
        <w:t>转录组</w:t>
      </w:r>
      <w:proofErr w:type="gramEnd"/>
      <w:r w:rsidR="00F11A2C" w:rsidRPr="00775F0E">
        <w:rPr>
          <w:rFonts w:ascii="Arial" w:hAnsi="Arial" w:cs="Arial" w:hint="eastAsia"/>
          <w:lang w:eastAsia="zh-CN"/>
        </w:rPr>
        <w:t>数据</w:t>
      </w:r>
      <w:r w:rsidRPr="00775F0E">
        <w:rPr>
          <w:rFonts w:ascii="Arial" w:hAnsi="Arial" w:cs="Arial" w:hint="eastAsia"/>
          <w:lang w:eastAsia="zh-CN"/>
        </w:rPr>
        <w:t>进行组装</w:t>
      </w:r>
      <w:r w:rsidR="00494712" w:rsidRPr="00775F0E">
        <w:rPr>
          <w:rFonts w:ascii="Arial" w:hAnsi="Arial" w:cs="Arial" w:hint="eastAsia"/>
          <w:lang w:eastAsia="zh-CN"/>
        </w:rPr>
        <w:t>得到每个样本的</w:t>
      </w:r>
      <w:proofErr w:type="gramStart"/>
      <w:r w:rsidR="00494712" w:rsidRPr="00775F0E">
        <w:rPr>
          <w:rFonts w:ascii="Arial" w:hAnsi="Arial" w:cs="Arial" w:hint="eastAsia"/>
          <w:lang w:eastAsia="zh-CN"/>
        </w:rPr>
        <w:t>转录组</w:t>
      </w:r>
      <w:proofErr w:type="gramEnd"/>
      <w:r w:rsidR="00494712" w:rsidRPr="00775F0E">
        <w:rPr>
          <w:rFonts w:ascii="Arial" w:hAnsi="Arial" w:cs="Arial" w:hint="eastAsia"/>
          <w:lang w:eastAsia="zh-CN"/>
        </w:rPr>
        <w:t>序列</w:t>
      </w:r>
      <w:r w:rsidR="00494712" w:rsidRPr="00775F0E">
        <w:rPr>
          <w:rFonts w:ascii="Arial" w:hAnsi="Arial" w:cs="Arial"/>
          <w:lang w:eastAsia="zh-CN"/>
        </w:rPr>
        <w:t>$</w:t>
      </w:r>
      <w:proofErr w:type="spellStart"/>
      <w:r w:rsidR="00494712" w:rsidRPr="00775F0E">
        <w:rPr>
          <w:rFonts w:ascii="Arial" w:hAnsi="Arial" w:cs="Arial"/>
          <w:lang w:eastAsia="zh-CN"/>
        </w:rPr>
        <w:t>Sample_assembly</w:t>
      </w:r>
      <w:proofErr w:type="spellEnd"/>
      <w:r w:rsidR="00494712" w:rsidRPr="00775F0E">
        <w:rPr>
          <w:rFonts w:ascii="Arial" w:hAnsi="Arial" w:cs="Arial"/>
          <w:lang w:eastAsia="zh-CN"/>
        </w:rPr>
        <w:t>/</w:t>
      </w:r>
      <w:proofErr w:type="spellStart"/>
      <w:r w:rsidR="00494712" w:rsidRPr="00775F0E">
        <w:rPr>
          <w:rFonts w:ascii="Arial" w:hAnsi="Arial" w:cs="Arial" w:hint="eastAsia"/>
          <w:lang w:eastAsia="zh-CN"/>
        </w:rPr>
        <w:t>contig.</w:t>
      </w:r>
      <w:r w:rsidR="00494712" w:rsidRPr="00775F0E">
        <w:rPr>
          <w:rFonts w:ascii="Arial" w:hAnsi="Arial" w:cs="Arial"/>
          <w:lang w:eastAsia="zh-CN"/>
        </w:rPr>
        <w:t>fa</w:t>
      </w:r>
      <w:proofErr w:type="spellEnd"/>
      <w:r w:rsidR="00494712" w:rsidRPr="00775F0E">
        <w:rPr>
          <w:rFonts w:ascii="Arial" w:hAnsi="Arial" w:cs="Arial" w:hint="eastAsia"/>
          <w:lang w:eastAsia="zh-CN"/>
        </w:rPr>
        <w:t>：</w:t>
      </w:r>
    </w:p>
    <w:p w14:paraId="43B4F200" w14:textId="2AE40154" w:rsidR="00901CEC" w:rsidRPr="00775F0E" w:rsidRDefault="00901CEC" w:rsidP="00901CEC">
      <w:pPr>
        <w:pStyle w:val="ad"/>
        <w:adjustRightInd w:val="0"/>
        <w:snapToGrid w:val="0"/>
        <w:spacing w:line="360" w:lineRule="auto"/>
        <w:ind w:left="780" w:firstLineChars="0" w:firstLine="0"/>
        <w:jc w:val="both"/>
        <w:rPr>
          <w:rFonts w:ascii="Arial" w:hAnsi="Arial" w:cs="Arial"/>
          <w:lang w:eastAsia="zh-CN"/>
        </w:rPr>
      </w:pPr>
      <w:r w:rsidRPr="00775F0E">
        <w:rPr>
          <w:rFonts w:ascii="Arial" w:hAnsi="Arial" w:cs="Arial" w:hint="eastAsia"/>
          <w:lang w:eastAsia="zh-CN"/>
        </w:rPr>
        <w:t>$</w:t>
      </w:r>
      <w:r w:rsidRPr="00775F0E">
        <w:rPr>
          <w:rFonts w:ascii="Arial" w:hAnsi="Arial" w:cs="Arial"/>
          <w:lang w:eastAsia="zh-CN"/>
        </w:rPr>
        <w:t xml:space="preserve"> $IDBA/bin/fq2fa –merge $Sample_rmRNA_R1.fq $Sample_rmRNA_R2.fq $</w:t>
      </w:r>
      <w:proofErr w:type="spellStart"/>
      <w:r w:rsidRPr="00775F0E">
        <w:rPr>
          <w:rFonts w:ascii="Arial" w:hAnsi="Arial" w:cs="Arial"/>
          <w:lang w:eastAsia="zh-CN"/>
        </w:rPr>
        <w:t>Sample_merge.fa</w:t>
      </w:r>
      <w:proofErr w:type="spellEnd"/>
    </w:p>
    <w:p w14:paraId="459B2D98" w14:textId="3CD41451" w:rsidR="00494712" w:rsidRPr="00775F0E" w:rsidRDefault="00901CEC" w:rsidP="00E1599C">
      <w:pPr>
        <w:pStyle w:val="ad"/>
        <w:adjustRightInd w:val="0"/>
        <w:snapToGrid w:val="0"/>
        <w:spacing w:line="360" w:lineRule="auto"/>
        <w:ind w:left="780" w:firstLineChars="0" w:firstLine="0"/>
        <w:jc w:val="both"/>
        <w:rPr>
          <w:rFonts w:ascii="Arial" w:hAnsi="Arial" w:cs="Arial"/>
          <w:lang w:eastAsia="zh-CN"/>
        </w:rPr>
      </w:pPr>
      <w:r w:rsidRPr="00775F0E">
        <w:rPr>
          <w:rFonts w:ascii="Arial" w:hAnsi="Arial" w:cs="Arial" w:hint="eastAsia"/>
          <w:lang w:eastAsia="zh-CN"/>
        </w:rPr>
        <w:t>$</w:t>
      </w:r>
      <w:r w:rsidRPr="00775F0E">
        <w:rPr>
          <w:rFonts w:ascii="Arial" w:hAnsi="Arial" w:cs="Arial"/>
          <w:lang w:eastAsia="zh-CN"/>
        </w:rPr>
        <w:t xml:space="preserve"> $IDBA/bin/</w:t>
      </w:r>
      <w:proofErr w:type="spellStart"/>
      <w:r w:rsidRPr="00775F0E">
        <w:rPr>
          <w:rFonts w:ascii="Arial" w:hAnsi="Arial" w:cs="Arial"/>
          <w:lang w:eastAsia="zh-CN"/>
        </w:rPr>
        <w:t>idba_tran</w:t>
      </w:r>
      <w:proofErr w:type="spellEnd"/>
      <w:r w:rsidRPr="00775F0E">
        <w:rPr>
          <w:rFonts w:ascii="Arial" w:hAnsi="Arial" w:cs="Arial"/>
          <w:lang w:eastAsia="zh-CN"/>
        </w:rPr>
        <w:t xml:space="preserve"> -r</w:t>
      </w:r>
      <w:r w:rsidR="00A146D7" w:rsidRPr="00775F0E">
        <w:rPr>
          <w:rFonts w:ascii="Arial" w:hAnsi="Arial" w:cs="Arial"/>
          <w:lang w:eastAsia="zh-CN"/>
        </w:rPr>
        <w:t xml:space="preserve"> </w:t>
      </w:r>
      <w:r w:rsidRPr="00775F0E">
        <w:rPr>
          <w:rFonts w:ascii="Arial" w:hAnsi="Arial" w:cs="Arial"/>
          <w:lang w:eastAsia="zh-CN"/>
        </w:rPr>
        <w:t>$</w:t>
      </w:r>
      <w:proofErr w:type="spellStart"/>
      <w:r w:rsidRPr="00775F0E">
        <w:rPr>
          <w:rFonts w:ascii="Arial" w:hAnsi="Arial" w:cs="Arial"/>
          <w:lang w:eastAsia="zh-CN"/>
        </w:rPr>
        <w:t>Sample_merge.fa</w:t>
      </w:r>
      <w:proofErr w:type="spellEnd"/>
      <w:r w:rsidRPr="00775F0E">
        <w:rPr>
          <w:rFonts w:ascii="Arial" w:hAnsi="Arial" w:cs="Arial"/>
          <w:lang w:eastAsia="zh-CN"/>
        </w:rPr>
        <w:t xml:space="preserve"> -o $</w:t>
      </w:r>
      <w:proofErr w:type="spellStart"/>
      <w:r w:rsidRPr="00775F0E">
        <w:rPr>
          <w:rFonts w:ascii="Arial" w:hAnsi="Arial" w:cs="Arial"/>
          <w:lang w:eastAsia="zh-CN"/>
        </w:rPr>
        <w:t>Sample_assembly</w:t>
      </w:r>
      <w:proofErr w:type="spellEnd"/>
      <w:r w:rsidRPr="00775F0E">
        <w:rPr>
          <w:rFonts w:ascii="Arial" w:hAnsi="Arial" w:cs="Arial"/>
          <w:lang w:eastAsia="zh-CN"/>
        </w:rPr>
        <w:t xml:space="preserve"> --</w:t>
      </w:r>
      <w:proofErr w:type="spellStart"/>
      <w:r w:rsidRPr="00775F0E">
        <w:rPr>
          <w:rFonts w:ascii="Arial" w:hAnsi="Arial" w:cs="Arial"/>
          <w:lang w:eastAsia="zh-CN"/>
        </w:rPr>
        <w:t>pre_correction</w:t>
      </w:r>
      <w:proofErr w:type="spellEnd"/>
      <w:r w:rsidRPr="00775F0E">
        <w:rPr>
          <w:rFonts w:ascii="Arial" w:hAnsi="Arial" w:cs="Arial"/>
          <w:lang w:eastAsia="zh-CN"/>
        </w:rPr>
        <w:t xml:space="preserve"> --mink 20 --</w:t>
      </w:r>
      <w:proofErr w:type="spellStart"/>
      <w:r w:rsidRPr="00775F0E">
        <w:rPr>
          <w:rFonts w:ascii="Arial" w:hAnsi="Arial" w:cs="Arial"/>
          <w:lang w:eastAsia="zh-CN"/>
        </w:rPr>
        <w:t>maxk</w:t>
      </w:r>
      <w:proofErr w:type="spellEnd"/>
      <w:r w:rsidRPr="00775F0E">
        <w:rPr>
          <w:rFonts w:ascii="Arial" w:hAnsi="Arial" w:cs="Arial"/>
          <w:lang w:eastAsia="zh-CN"/>
        </w:rPr>
        <w:t xml:space="preserve"> 60 --step 10 --</w:t>
      </w:r>
      <w:proofErr w:type="spellStart"/>
      <w:r w:rsidRPr="00775F0E">
        <w:rPr>
          <w:rFonts w:ascii="Arial" w:hAnsi="Arial" w:cs="Arial"/>
          <w:lang w:eastAsia="zh-CN"/>
        </w:rPr>
        <w:t>num_threads</w:t>
      </w:r>
      <w:proofErr w:type="spellEnd"/>
      <w:r w:rsidRPr="00775F0E">
        <w:rPr>
          <w:rFonts w:ascii="Arial" w:hAnsi="Arial" w:cs="Arial"/>
          <w:lang w:eastAsia="zh-CN"/>
        </w:rPr>
        <w:t xml:space="preserve"> 20</w:t>
      </w:r>
    </w:p>
    <w:p w14:paraId="33DEC9C3" w14:textId="0C656AD6" w:rsidR="00494712" w:rsidRPr="00775F0E" w:rsidRDefault="00494712" w:rsidP="00494712">
      <w:pPr>
        <w:pStyle w:val="ad"/>
        <w:numPr>
          <w:ilvl w:val="1"/>
          <w:numId w:val="11"/>
        </w:numPr>
        <w:adjustRightInd w:val="0"/>
        <w:snapToGrid w:val="0"/>
        <w:spacing w:line="360" w:lineRule="auto"/>
        <w:ind w:firstLineChars="0"/>
        <w:jc w:val="both"/>
        <w:rPr>
          <w:rFonts w:ascii="Arial" w:hAnsi="Arial" w:cs="Arial"/>
          <w:lang w:eastAsia="zh-CN"/>
        </w:rPr>
      </w:pPr>
      <w:r w:rsidRPr="00775F0E">
        <w:rPr>
          <w:rFonts w:ascii="Arial" w:hAnsi="Arial" w:cs="Arial" w:hint="eastAsia"/>
          <w:lang w:eastAsia="zh-CN"/>
        </w:rPr>
        <w:t>组装得到的</w:t>
      </w:r>
      <w:r w:rsidRPr="00775F0E">
        <w:rPr>
          <w:rFonts w:ascii="Arial" w:hAnsi="Arial" w:cs="Arial" w:hint="eastAsia"/>
          <w:lang w:eastAsia="zh-CN"/>
        </w:rPr>
        <w:t>Contig</w:t>
      </w:r>
      <w:r w:rsidRPr="00775F0E">
        <w:rPr>
          <w:rFonts w:ascii="Arial" w:hAnsi="Arial" w:cs="Arial" w:hint="eastAsia"/>
          <w:lang w:eastAsia="zh-CN"/>
        </w:rPr>
        <w:t>中包含非</w:t>
      </w:r>
      <w:r w:rsidRPr="00775F0E">
        <w:rPr>
          <w:rFonts w:ascii="Arial" w:hAnsi="Arial" w:cs="Arial" w:hint="eastAsia"/>
          <w:lang w:eastAsia="zh-CN"/>
        </w:rPr>
        <w:t>mRNA</w:t>
      </w:r>
      <w:r w:rsidRPr="00775F0E">
        <w:rPr>
          <w:rFonts w:ascii="Arial" w:hAnsi="Arial" w:cs="Arial" w:hint="eastAsia"/>
          <w:lang w:eastAsia="zh-CN"/>
        </w:rPr>
        <w:t>信息，使用</w:t>
      </w:r>
      <w:r w:rsidRPr="00775F0E">
        <w:rPr>
          <w:rFonts w:ascii="Arial" w:hAnsi="Arial" w:cs="Arial" w:hint="eastAsia"/>
          <w:lang w:eastAsia="zh-CN"/>
        </w:rPr>
        <w:t>prodigal</w:t>
      </w:r>
      <w:r w:rsidR="00DA1977" w:rsidRPr="00775F0E">
        <w:rPr>
          <w:rFonts w:ascii="Arial" w:hAnsi="Arial" w:cs="Arial" w:hint="eastAsia"/>
          <w:lang w:eastAsia="zh-CN"/>
        </w:rPr>
        <w:t>（</w:t>
      </w:r>
      <w:r w:rsidR="00DA1977" w:rsidRPr="00775F0E">
        <w:rPr>
          <w:rFonts w:ascii="Arial" w:hAnsi="Arial" w:cs="Arial"/>
          <w:lang w:eastAsia="zh-CN"/>
        </w:rPr>
        <w:t>https://github.com/hyattpd/Prodigal</w:t>
      </w:r>
      <w:r w:rsidR="00DA1977" w:rsidRPr="00775F0E">
        <w:rPr>
          <w:rFonts w:ascii="Arial" w:hAnsi="Arial" w:cs="Arial" w:hint="eastAsia"/>
          <w:lang w:eastAsia="zh-CN"/>
        </w:rPr>
        <w:t>）</w:t>
      </w:r>
      <w:r w:rsidRPr="00775F0E">
        <w:rPr>
          <w:rFonts w:ascii="Arial" w:hAnsi="Arial" w:cs="Arial" w:hint="eastAsia"/>
          <w:lang w:eastAsia="zh-CN"/>
        </w:rPr>
        <w:t>对蛋白质编码区进行预测：</w:t>
      </w:r>
    </w:p>
    <w:p w14:paraId="41C7F32C" w14:textId="0265293D" w:rsidR="001F3ECB" w:rsidRPr="00775F0E" w:rsidRDefault="00494712" w:rsidP="00494712">
      <w:pPr>
        <w:pStyle w:val="ad"/>
        <w:adjustRightInd w:val="0"/>
        <w:snapToGrid w:val="0"/>
        <w:spacing w:line="360" w:lineRule="auto"/>
        <w:ind w:left="780" w:firstLineChars="0" w:firstLine="0"/>
        <w:jc w:val="both"/>
        <w:rPr>
          <w:rFonts w:ascii="Arial" w:hAnsi="Arial" w:cs="Arial"/>
          <w:lang w:eastAsia="zh-CN"/>
        </w:rPr>
      </w:pPr>
      <w:r w:rsidRPr="00775F0E">
        <w:rPr>
          <w:rFonts w:ascii="Arial" w:hAnsi="Arial" w:cs="Arial" w:hint="eastAsia"/>
          <w:lang w:eastAsia="zh-CN"/>
        </w:rPr>
        <w:t>$</w:t>
      </w:r>
      <w:r w:rsidRPr="00775F0E">
        <w:rPr>
          <w:rFonts w:ascii="Arial" w:hAnsi="Arial" w:cs="Arial"/>
          <w:lang w:eastAsia="zh-CN"/>
        </w:rPr>
        <w:t xml:space="preserve"> prodigal -d $</w:t>
      </w:r>
      <w:proofErr w:type="spellStart"/>
      <w:r w:rsidRPr="00775F0E">
        <w:rPr>
          <w:rFonts w:ascii="Arial" w:hAnsi="Arial" w:cs="Arial"/>
          <w:lang w:eastAsia="zh-CN"/>
        </w:rPr>
        <w:t>Sample_</w:t>
      </w:r>
      <w:proofErr w:type="gramStart"/>
      <w:r w:rsidRPr="00775F0E">
        <w:rPr>
          <w:rFonts w:ascii="Arial" w:hAnsi="Arial" w:cs="Arial"/>
          <w:lang w:eastAsia="zh-CN"/>
        </w:rPr>
        <w:t>nul.fa</w:t>
      </w:r>
      <w:proofErr w:type="spellEnd"/>
      <w:proofErr w:type="gramEnd"/>
      <w:r w:rsidRPr="00775F0E">
        <w:rPr>
          <w:rFonts w:ascii="Arial" w:hAnsi="Arial" w:cs="Arial"/>
          <w:lang w:eastAsia="zh-CN"/>
        </w:rPr>
        <w:t xml:space="preserve"> -I $</w:t>
      </w:r>
      <w:proofErr w:type="spellStart"/>
      <w:r w:rsidRPr="00775F0E">
        <w:rPr>
          <w:rFonts w:ascii="Arial" w:hAnsi="Arial" w:cs="Arial"/>
          <w:lang w:eastAsia="zh-CN"/>
        </w:rPr>
        <w:t>Sample</w:t>
      </w:r>
      <w:r w:rsidR="001F3ECB" w:rsidRPr="00775F0E">
        <w:rPr>
          <w:rFonts w:ascii="Arial" w:hAnsi="Arial" w:cs="Arial"/>
          <w:lang w:eastAsia="zh-CN"/>
        </w:rPr>
        <w:t>_assembly</w:t>
      </w:r>
      <w:proofErr w:type="spellEnd"/>
      <w:r w:rsidR="001F3ECB" w:rsidRPr="00775F0E">
        <w:rPr>
          <w:rFonts w:ascii="Arial" w:hAnsi="Arial" w:cs="Arial"/>
          <w:lang w:eastAsia="zh-CN"/>
        </w:rPr>
        <w:t>/</w:t>
      </w:r>
      <w:proofErr w:type="spellStart"/>
      <w:r w:rsidR="001F3ECB" w:rsidRPr="00775F0E">
        <w:rPr>
          <w:rFonts w:ascii="Arial" w:hAnsi="Arial" w:cs="Arial"/>
          <w:lang w:eastAsia="zh-CN"/>
        </w:rPr>
        <w:t>contig.fa</w:t>
      </w:r>
      <w:proofErr w:type="spellEnd"/>
      <w:r w:rsidR="001F3ECB" w:rsidRPr="00775F0E">
        <w:rPr>
          <w:rFonts w:ascii="Arial" w:hAnsi="Arial" w:cs="Arial"/>
          <w:lang w:eastAsia="zh-CN"/>
        </w:rPr>
        <w:t xml:space="preserve"> -m -p meta</w:t>
      </w:r>
    </w:p>
    <w:p w14:paraId="20C9A110" w14:textId="0516023D" w:rsidR="001F3ECB" w:rsidRPr="00775F0E" w:rsidRDefault="001F3ECB" w:rsidP="001F3ECB">
      <w:pPr>
        <w:pStyle w:val="ad"/>
        <w:numPr>
          <w:ilvl w:val="1"/>
          <w:numId w:val="11"/>
        </w:numPr>
        <w:adjustRightInd w:val="0"/>
        <w:snapToGrid w:val="0"/>
        <w:spacing w:line="360" w:lineRule="auto"/>
        <w:ind w:firstLineChars="0"/>
        <w:jc w:val="both"/>
        <w:rPr>
          <w:rFonts w:ascii="Arial" w:hAnsi="Arial" w:cs="Arial"/>
          <w:lang w:eastAsia="zh-CN"/>
        </w:rPr>
      </w:pPr>
      <w:r w:rsidRPr="00775F0E">
        <w:rPr>
          <w:rFonts w:ascii="Arial" w:hAnsi="Arial" w:cs="Arial" w:hint="eastAsia"/>
          <w:lang w:eastAsia="zh-CN"/>
        </w:rPr>
        <w:t>预测到每</w:t>
      </w:r>
      <w:r w:rsidR="00950615" w:rsidRPr="00775F0E">
        <w:rPr>
          <w:rFonts w:ascii="Arial" w:hAnsi="Arial" w:cs="Arial" w:hint="eastAsia"/>
          <w:lang w:eastAsia="zh-CN"/>
        </w:rPr>
        <w:t>个</w:t>
      </w:r>
      <w:r w:rsidR="004E12D1" w:rsidRPr="00775F0E">
        <w:rPr>
          <w:rFonts w:ascii="Arial" w:hAnsi="Arial" w:cs="Arial" w:hint="eastAsia"/>
          <w:lang w:eastAsia="zh-CN"/>
        </w:rPr>
        <w:t>个体样品</w:t>
      </w:r>
      <w:r w:rsidRPr="00775F0E">
        <w:rPr>
          <w:rFonts w:ascii="Arial" w:hAnsi="Arial" w:cs="Arial" w:hint="eastAsia"/>
          <w:lang w:eastAsia="zh-CN"/>
        </w:rPr>
        <w:t>的基因序列后</w:t>
      </w:r>
      <w:r w:rsidR="004E12D1" w:rsidRPr="00775F0E">
        <w:rPr>
          <w:rFonts w:ascii="Arial" w:hAnsi="Arial" w:cs="Arial" w:hint="eastAsia"/>
          <w:lang w:eastAsia="zh-CN"/>
        </w:rPr>
        <w:t>，利用</w:t>
      </w:r>
      <w:r w:rsidRPr="00775F0E">
        <w:rPr>
          <w:rFonts w:ascii="Arial" w:hAnsi="Arial" w:cs="Arial" w:hint="eastAsia"/>
          <w:lang w:eastAsia="zh-CN"/>
        </w:rPr>
        <w:t>CD-HIT</w:t>
      </w:r>
      <w:r w:rsidR="00DA1977" w:rsidRPr="00775F0E">
        <w:rPr>
          <w:rFonts w:ascii="Arial" w:hAnsi="Arial" w:cs="Arial" w:hint="eastAsia"/>
          <w:lang w:eastAsia="zh-CN"/>
        </w:rPr>
        <w:t>（</w:t>
      </w:r>
      <w:r w:rsidR="00DA1977" w:rsidRPr="00775F0E">
        <w:rPr>
          <w:rFonts w:ascii="Arial" w:hAnsi="Arial" w:cs="Arial"/>
          <w:lang w:eastAsia="zh-CN"/>
        </w:rPr>
        <w:t>http://weizhongli-lab.org/cd-hit/</w:t>
      </w:r>
      <w:r w:rsidR="00DA1977" w:rsidRPr="00775F0E">
        <w:rPr>
          <w:rFonts w:ascii="Arial" w:hAnsi="Arial" w:cs="Arial" w:hint="eastAsia"/>
          <w:lang w:eastAsia="zh-CN"/>
        </w:rPr>
        <w:t>）</w:t>
      </w:r>
      <w:r w:rsidRPr="00775F0E">
        <w:rPr>
          <w:rFonts w:ascii="Arial" w:hAnsi="Arial" w:cs="Arial" w:hint="eastAsia"/>
          <w:lang w:eastAsia="zh-CN"/>
        </w:rPr>
        <w:t>对所有样品的基因</w:t>
      </w:r>
      <w:r w:rsidR="004E12D1" w:rsidRPr="00775F0E">
        <w:rPr>
          <w:rFonts w:ascii="Arial" w:hAnsi="Arial" w:cs="Arial" w:hint="eastAsia"/>
          <w:lang w:eastAsia="zh-CN"/>
        </w:rPr>
        <w:t>进行聚类</w:t>
      </w:r>
      <w:r w:rsidRPr="00775F0E">
        <w:rPr>
          <w:rFonts w:ascii="Arial" w:hAnsi="Arial" w:cs="Arial" w:hint="eastAsia"/>
          <w:lang w:eastAsia="zh-CN"/>
        </w:rPr>
        <w:t>构建非冗余基因集（</w:t>
      </w:r>
      <w:r w:rsidRPr="00775F0E">
        <w:rPr>
          <w:rFonts w:ascii="Arial" w:hAnsi="Arial" w:cs="Arial" w:hint="eastAsia"/>
          <w:lang w:eastAsia="zh-CN"/>
        </w:rPr>
        <w:t xml:space="preserve">gene </w:t>
      </w:r>
      <w:proofErr w:type="spellStart"/>
      <w:r w:rsidRPr="00775F0E">
        <w:rPr>
          <w:rFonts w:ascii="Arial" w:hAnsi="Arial" w:cs="Arial" w:hint="eastAsia"/>
          <w:lang w:eastAsia="zh-CN"/>
        </w:rPr>
        <w:t>catalogue</w:t>
      </w:r>
      <w:r w:rsidRPr="00775F0E">
        <w:rPr>
          <w:rFonts w:ascii="Arial" w:hAnsi="Arial" w:cs="Arial"/>
          <w:lang w:eastAsia="zh-CN"/>
        </w:rPr>
        <w:t>.fa</w:t>
      </w:r>
      <w:proofErr w:type="spellEnd"/>
      <w:r w:rsidRPr="00775F0E">
        <w:rPr>
          <w:rFonts w:ascii="Arial" w:hAnsi="Arial" w:cs="Arial" w:hint="eastAsia"/>
          <w:lang w:eastAsia="zh-CN"/>
        </w:rPr>
        <w:t>）：</w:t>
      </w:r>
    </w:p>
    <w:p w14:paraId="155EB841" w14:textId="77777777" w:rsidR="001F3ECB" w:rsidRPr="00775F0E" w:rsidRDefault="001F3ECB" w:rsidP="001F3ECB">
      <w:pPr>
        <w:pStyle w:val="ad"/>
        <w:adjustRightInd w:val="0"/>
        <w:snapToGrid w:val="0"/>
        <w:spacing w:line="360" w:lineRule="auto"/>
        <w:ind w:left="780" w:firstLineChars="0" w:firstLine="0"/>
        <w:jc w:val="both"/>
        <w:rPr>
          <w:rFonts w:ascii="Arial" w:hAnsi="Arial" w:cs="Arial"/>
          <w:lang w:eastAsia="zh-CN"/>
        </w:rPr>
      </w:pPr>
      <w:r w:rsidRPr="00775F0E">
        <w:rPr>
          <w:rFonts w:ascii="Arial" w:hAnsi="Arial" w:cs="Arial" w:hint="eastAsia"/>
          <w:lang w:eastAsia="zh-CN"/>
        </w:rPr>
        <w:t>$</w:t>
      </w:r>
      <w:r w:rsidRPr="00775F0E">
        <w:rPr>
          <w:rFonts w:ascii="Arial" w:hAnsi="Arial" w:cs="Arial"/>
          <w:lang w:eastAsia="zh-CN"/>
        </w:rPr>
        <w:t xml:space="preserve"> </w:t>
      </w:r>
      <w:r w:rsidRPr="00775F0E">
        <w:rPr>
          <w:rFonts w:ascii="Arial" w:hAnsi="Arial" w:cs="Arial" w:hint="eastAsia"/>
          <w:lang w:eastAsia="zh-CN"/>
        </w:rPr>
        <w:t>cat</w:t>
      </w:r>
      <w:r w:rsidRPr="00775F0E">
        <w:rPr>
          <w:rFonts w:ascii="Arial" w:hAnsi="Arial" w:cs="Arial"/>
          <w:lang w:eastAsia="zh-CN"/>
        </w:rPr>
        <w:t xml:space="preserve"> $Sample*_</w:t>
      </w:r>
      <w:proofErr w:type="spellStart"/>
      <w:proofErr w:type="gramStart"/>
      <w:r w:rsidRPr="00775F0E">
        <w:rPr>
          <w:rFonts w:ascii="Arial" w:hAnsi="Arial" w:cs="Arial"/>
          <w:lang w:eastAsia="zh-CN"/>
        </w:rPr>
        <w:t>nul.fa</w:t>
      </w:r>
      <w:proofErr w:type="spellEnd"/>
      <w:proofErr w:type="gramEnd"/>
      <w:r w:rsidRPr="00775F0E">
        <w:rPr>
          <w:rFonts w:ascii="Arial" w:hAnsi="Arial" w:cs="Arial"/>
          <w:lang w:eastAsia="zh-CN"/>
        </w:rPr>
        <w:t xml:space="preserve"> &gt; </w:t>
      </w:r>
      <w:proofErr w:type="spellStart"/>
      <w:r w:rsidRPr="00775F0E">
        <w:rPr>
          <w:rFonts w:ascii="Arial" w:hAnsi="Arial" w:cs="Arial"/>
          <w:lang w:eastAsia="zh-CN"/>
        </w:rPr>
        <w:t>all_gene.fa</w:t>
      </w:r>
      <w:proofErr w:type="spellEnd"/>
    </w:p>
    <w:p w14:paraId="3EDFC36F" w14:textId="77777777" w:rsidR="001F3ECB" w:rsidRPr="00775F0E" w:rsidRDefault="001F3ECB" w:rsidP="001F3ECB">
      <w:pPr>
        <w:pStyle w:val="ad"/>
        <w:adjustRightInd w:val="0"/>
        <w:snapToGrid w:val="0"/>
        <w:spacing w:line="360" w:lineRule="auto"/>
        <w:ind w:left="780" w:firstLineChars="0" w:firstLine="0"/>
        <w:jc w:val="both"/>
        <w:rPr>
          <w:rFonts w:ascii="Arial" w:hAnsi="Arial" w:cs="Arial"/>
          <w:lang w:eastAsia="zh-CN"/>
        </w:rPr>
      </w:pPr>
      <w:r w:rsidRPr="00775F0E">
        <w:rPr>
          <w:rFonts w:ascii="Arial" w:hAnsi="Arial" w:cs="Arial"/>
          <w:lang w:eastAsia="zh-CN"/>
        </w:rPr>
        <w:t>$ cd-hit-</w:t>
      </w:r>
      <w:proofErr w:type="spellStart"/>
      <w:r w:rsidRPr="00775F0E">
        <w:rPr>
          <w:rFonts w:ascii="Arial" w:hAnsi="Arial" w:cs="Arial"/>
          <w:lang w:eastAsia="zh-CN"/>
        </w:rPr>
        <w:t>est</w:t>
      </w:r>
      <w:proofErr w:type="spellEnd"/>
      <w:r w:rsidRPr="00775F0E">
        <w:rPr>
          <w:rFonts w:ascii="Arial" w:hAnsi="Arial" w:cs="Arial"/>
          <w:lang w:eastAsia="zh-CN"/>
        </w:rPr>
        <w:t xml:space="preserve"> -I </w:t>
      </w:r>
      <w:proofErr w:type="spellStart"/>
      <w:r w:rsidRPr="00775F0E">
        <w:rPr>
          <w:rFonts w:ascii="Arial" w:hAnsi="Arial" w:cs="Arial"/>
          <w:lang w:eastAsia="zh-CN"/>
        </w:rPr>
        <w:t>all_</w:t>
      </w:r>
      <w:proofErr w:type="gramStart"/>
      <w:r w:rsidRPr="00775F0E">
        <w:rPr>
          <w:rFonts w:ascii="Arial" w:hAnsi="Arial" w:cs="Arial"/>
          <w:lang w:eastAsia="zh-CN"/>
        </w:rPr>
        <w:t>gene.fa</w:t>
      </w:r>
      <w:proofErr w:type="spellEnd"/>
      <w:proofErr w:type="gramEnd"/>
      <w:r w:rsidRPr="00775F0E">
        <w:rPr>
          <w:rFonts w:ascii="Arial" w:hAnsi="Arial" w:cs="Arial"/>
          <w:lang w:eastAsia="zh-CN"/>
        </w:rPr>
        <w:t xml:space="preserve">  -c 0.95 -</w:t>
      </w:r>
      <w:proofErr w:type="spellStart"/>
      <w:r w:rsidRPr="00775F0E">
        <w:rPr>
          <w:rFonts w:ascii="Arial" w:hAnsi="Arial" w:cs="Arial"/>
          <w:lang w:eastAsia="zh-CN"/>
        </w:rPr>
        <w:t>aS</w:t>
      </w:r>
      <w:proofErr w:type="spellEnd"/>
      <w:r w:rsidRPr="00775F0E">
        <w:rPr>
          <w:rFonts w:ascii="Arial" w:hAnsi="Arial" w:cs="Arial"/>
          <w:lang w:eastAsia="zh-CN"/>
        </w:rPr>
        <w:t xml:space="preserve"> 0.9 -M 0 -o </w:t>
      </w:r>
      <w:proofErr w:type="spellStart"/>
      <w:r w:rsidRPr="00775F0E">
        <w:rPr>
          <w:rFonts w:ascii="Arial" w:hAnsi="Arial" w:cs="Arial"/>
          <w:lang w:eastAsia="zh-CN"/>
        </w:rPr>
        <w:t>all_gene_nr</w:t>
      </w:r>
      <w:proofErr w:type="spellEnd"/>
      <w:r w:rsidRPr="00775F0E">
        <w:rPr>
          <w:rFonts w:ascii="Arial" w:hAnsi="Arial" w:cs="Arial"/>
          <w:lang w:eastAsia="zh-CN"/>
        </w:rPr>
        <w:t xml:space="preserve"> -T 40</w:t>
      </w:r>
    </w:p>
    <w:p w14:paraId="60F308E0" w14:textId="1ACFE2C5" w:rsidR="001F3ECB" w:rsidRPr="00775F0E" w:rsidRDefault="001F3ECB" w:rsidP="001F3ECB">
      <w:pPr>
        <w:pStyle w:val="ad"/>
        <w:adjustRightInd w:val="0"/>
        <w:snapToGrid w:val="0"/>
        <w:spacing w:line="360" w:lineRule="auto"/>
        <w:ind w:left="780" w:firstLineChars="0" w:firstLine="0"/>
        <w:jc w:val="both"/>
        <w:rPr>
          <w:rFonts w:ascii="Arial" w:hAnsi="Arial" w:cs="Arial"/>
          <w:lang w:eastAsia="zh-CN"/>
        </w:rPr>
      </w:pPr>
      <w:r w:rsidRPr="00775F0E">
        <w:rPr>
          <w:rFonts w:ascii="Arial" w:hAnsi="Arial" w:cs="Arial" w:hint="eastAsia"/>
          <w:lang w:eastAsia="zh-CN"/>
        </w:rPr>
        <w:lastRenderedPageBreak/>
        <w:t>$</w:t>
      </w:r>
      <w:r w:rsidRPr="00775F0E">
        <w:rPr>
          <w:rFonts w:ascii="Arial" w:hAnsi="Arial" w:cs="Arial"/>
          <w:lang w:eastAsia="zh-CN"/>
        </w:rPr>
        <w:t xml:space="preserve"> awk 'BEGIN{a=</w:t>
      </w:r>
      <w:proofErr w:type="gramStart"/>
      <w:r w:rsidRPr="00775F0E">
        <w:rPr>
          <w:rFonts w:ascii="Arial" w:hAnsi="Arial" w:cs="Arial"/>
          <w:lang w:eastAsia="zh-CN"/>
        </w:rPr>
        <w:t>1}{</w:t>
      </w:r>
      <w:proofErr w:type="gramEnd"/>
      <w:r w:rsidRPr="00775F0E">
        <w:rPr>
          <w:rFonts w:ascii="Arial" w:hAnsi="Arial" w:cs="Arial"/>
          <w:lang w:eastAsia="zh-CN"/>
        </w:rPr>
        <w:t>if($0~/&gt;/){print "&gt;</w:t>
      </w:r>
      <w:proofErr w:type="spellStart"/>
      <w:r w:rsidRPr="00775F0E">
        <w:rPr>
          <w:rFonts w:ascii="Arial" w:hAnsi="Arial" w:cs="Arial"/>
          <w:lang w:eastAsia="zh-CN"/>
        </w:rPr>
        <w:t>Unigene</w:t>
      </w:r>
      <w:proofErr w:type="spellEnd"/>
      <w:r w:rsidRPr="00775F0E">
        <w:rPr>
          <w:rFonts w:ascii="Arial" w:hAnsi="Arial" w:cs="Arial"/>
          <w:lang w:eastAsia="zh-CN"/>
        </w:rPr>
        <w:t>_"</w:t>
      </w:r>
      <w:proofErr w:type="spellStart"/>
      <w:r w:rsidRPr="00775F0E">
        <w:rPr>
          <w:rFonts w:ascii="Arial" w:hAnsi="Arial" w:cs="Arial"/>
          <w:lang w:eastAsia="zh-CN"/>
        </w:rPr>
        <w:t>a;a</w:t>
      </w:r>
      <w:proofErr w:type="spellEnd"/>
      <w:r w:rsidRPr="00775F0E">
        <w:rPr>
          <w:rFonts w:ascii="Arial" w:hAnsi="Arial" w:cs="Arial"/>
          <w:lang w:eastAsia="zh-CN"/>
        </w:rPr>
        <w:t xml:space="preserve">+=1}else{print $0}}' </w:t>
      </w:r>
      <w:proofErr w:type="spellStart"/>
      <w:r w:rsidRPr="00775F0E">
        <w:rPr>
          <w:rFonts w:ascii="Arial" w:hAnsi="Arial" w:cs="Arial"/>
          <w:lang w:eastAsia="zh-CN"/>
        </w:rPr>
        <w:t>all_gene_nr.fa</w:t>
      </w:r>
      <w:proofErr w:type="spellEnd"/>
      <w:r w:rsidRPr="00775F0E">
        <w:rPr>
          <w:rFonts w:ascii="Arial" w:hAnsi="Arial" w:cs="Arial"/>
          <w:lang w:eastAsia="zh-CN"/>
        </w:rPr>
        <w:t xml:space="preserve"> &gt;</w:t>
      </w:r>
      <w:r w:rsidRPr="00775F0E">
        <w:rPr>
          <w:rFonts w:ascii="Arial" w:hAnsi="Arial" w:cs="Arial" w:hint="eastAsia"/>
          <w:lang w:eastAsia="zh-CN"/>
        </w:rPr>
        <w:t xml:space="preserve">gene </w:t>
      </w:r>
      <w:proofErr w:type="spellStart"/>
      <w:r w:rsidRPr="00775F0E">
        <w:rPr>
          <w:rFonts w:ascii="Arial" w:hAnsi="Arial" w:cs="Arial" w:hint="eastAsia"/>
          <w:lang w:eastAsia="zh-CN"/>
        </w:rPr>
        <w:t>catalogue</w:t>
      </w:r>
      <w:r w:rsidRPr="00775F0E">
        <w:rPr>
          <w:rFonts w:ascii="Arial" w:hAnsi="Arial" w:cs="Arial"/>
          <w:lang w:eastAsia="zh-CN"/>
        </w:rPr>
        <w:t>.fa</w:t>
      </w:r>
      <w:proofErr w:type="spellEnd"/>
    </w:p>
    <w:p w14:paraId="1EFB22D9" w14:textId="54E8500F" w:rsidR="006A5E8A" w:rsidRPr="00775F0E" w:rsidRDefault="00734329" w:rsidP="001F3ECB">
      <w:pPr>
        <w:pStyle w:val="ad"/>
        <w:numPr>
          <w:ilvl w:val="1"/>
          <w:numId w:val="11"/>
        </w:numPr>
        <w:adjustRightInd w:val="0"/>
        <w:snapToGrid w:val="0"/>
        <w:spacing w:line="360" w:lineRule="auto"/>
        <w:ind w:firstLineChars="0"/>
        <w:jc w:val="both"/>
        <w:rPr>
          <w:rFonts w:ascii="Arial" w:hAnsi="Arial" w:cs="Arial"/>
          <w:lang w:eastAsia="zh-CN"/>
        </w:rPr>
      </w:pPr>
      <w:r w:rsidRPr="00775F0E">
        <w:rPr>
          <w:rFonts w:ascii="Arial" w:hAnsi="Arial" w:cs="Arial" w:hint="eastAsia"/>
          <w:lang w:eastAsia="zh-CN"/>
        </w:rPr>
        <w:t>样本中基因的表达</w:t>
      </w:r>
      <w:proofErr w:type="gramStart"/>
      <w:r w:rsidRPr="00775F0E">
        <w:rPr>
          <w:rFonts w:ascii="Arial" w:hAnsi="Arial" w:cs="Arial" w:hint="eastAsia"/>
          <w:lang w:eastAsia="zh-CN"/>
        </w:rPr>
        <w:t>量通过</w:t>
      </w:r>
      <w:proofErr w:type="gramEnd"/>
      <w:r w:rsidRPr="00775F0E">
        <w:rPr>
          <w:rFonts w:ascii="Arial" w:hAnsi="Arial" w:cs="Arial" w:hint="eastAsia"/>
          <w:lang w:eastAsia="zh-CN"/>
        </w:rPr>
        <w:t>将</w:t>
      </w:r>
      <w:r w:rsidRPr="00775F0E">
        <w:rPr>
          <w:rFonts w:ascii="Arial" w:hAnsi="Arial" w:cs="Arial" w:hint="eastAsia"/>
          <w:lang w:eastAsia="zh-CN"/>
        </w:rPr>
        <w:t>reads</w:t>
      </w:r>
      <w:r w:rsidRPr="00775F0E">
        <w:rPr>
          <w:rFonts w:ascii="Arial" w:hAnsi="Arial" w:cs="Arial" w:hint="eastAsia"/>
          <w:lang w:eastAsia="zh-CN"/>
        </w:rPr>
        <w:t>比对到基因集（</w:t>
      </w:r>
      <w:r w:rsidRPr="00775F0E">
        <w:rPr>
          <w:rFonts w:ascii="Arial" w:hAnsi="Arial" w:cs="Arial" w:hint="eastAsia"/>
          <w:lang w:eastAsia="zh-CN"/>
        </w:rPr>
        <w:t xml:space="preserve">gene </w:t>
      </w:r>
      <w:proofErr w:type="spellStart"/>
      <w:r w:rsidRPr="00775F0E">
        <w:rPr>
          <w:rFonts w:ascii="Arial" w:hAnsi="Arial" w:cs="Arial" w:hint="eastAsia"/>
          <w:lang w:eastAsia="zh-CN"/>
        </w:rPr>
        <w:t>catalogue</w:t>
      </w:r>
      <w:r w:rsidRPr="00775F0E">
        <w:rPr>
          <w:rFonts w:ascii="Arial" w:hAnsi="Arial" w:cs="Arial"/>
          <w:lang w:eastAsia="zh-CN"/>
        </w:rPr>
        <w:t>.fa</w:t>
      </w:r>
      <w:proofErr w:type="spellEnd"/>
      <w:r w:rsidRPr="00775F0E">
        <w:rPr>
          <w:rFonts w:ascii="Arial" w:hAnsi="Arial" w:cs="Arial" w:hint="eastAsia"/>
          <w:lang w:eastAsia="zh-CN"/>
        </w:rPr>
        <w:t>）获得，</w:t>
      </w:r>
      <w:r w:rsidR="00830429" w:rsidRPr="00775F0E">
        <w:rPr>
          <w:rFonts w:ascii="Arial" w:hAnsi="Arial" w:cs="Arial" w:hint="eastAsia"/>
          <w:lang w:eastAsia="zh-CN"/>
        </w:rPr>
        <w:t>通过将测序</w:t>
      </w:r>
      <w:r w:rsidR="00830429" w:rsidRPr="00775F0E">
        <w:rPr>
          <w:rFonts w:ascii="Arial" w:hAnsi="Arial" w:cs="Arial" w:hint="eastAsia"/>
          <w:lang w:eastAsia="zh-CN"/>
        </w:rPr>
        <w:t>reads</w:t>
      </w:r>
      <w:r w:rsidR="00830429" w:rsidRPr="00775F0E">
        <w:rPr>
          <w:rFonts w:ascii="Arial" w:hAnsi="Arial" w:cs="Arial" w:hint="eastAsia"/>
          <w:lang w:eastAsia="zh-CN"/>
        </w:rPr>
        <w:t>比对到基因序列上</w:t>
      </w:r>
      <w:r w:rsidR="004E12D1" w:rsidRPr="00775F0E">
        <w:rPr>
          <w:rFonts w:ascii="Arial" w:hAnsi="Arial" w:cs="Arial" w:hint="eastAsia"/>
          <w:lang w:eastAsia="zh-CN"/>
        </w:rPr>
        <w:t>得到</w:t>
      </w:r>
      <w:r w:rsidR="00830429" w:rsidRPr="00775F0E">
        <w:rPr>
          <w:rFonts w:ascii="Arial" w:hAnsi="Arial" w:cs="Arial" w:hint="eastAsia"/>
          <w:lang w:eastAsia="zh-CN"/>
        </w:rPr>
        <w:t>样品中</w:t>
      </w:r>
      <w:r w:rsidR="004E12D1" w:rsidRPr="00775F0E">
        <w:rPr>
          <w:rFonts w:ascii="Arial" w:hAnsi="Arial" w:cs="Arial" w:hint="eastAsia"/>
          <w:lang w:eastAsia="zh-CN"/>
        </w:rPr>
        <w:t>基因</w:t>
      </w:r>
      <w:r w:rsidR="00830429" w:rsidRPr="00775F0E">
        <w:rPr>
          <w:rFonts w:ascii="Arial" w:hAnsi="Arial" w:cs="Arial" w:hint="eastAsia"/>
          <w:lang w:eastAsia="zh-CN"/>
        </w:rPr>
        <w:t>表达量</w:t>
      </w:r>
      <w:r w:rsidR="00D33404" w:rsidRPr="00775F0E">
        <w:rPr>
          <w:rFonts w:ascii="Arial" w:hAnsi="Arial" w:cs="Arial" w:hint="eastAsia"/>
          <w:lang w:eastAsia="zh-CN"/>
        </w:rPr>
        <w:t>（</w:t>
      </w:r>
      <w:r w:rsidR="00D33404" w:rsidRPr="00775F0E">
        <w:rPr>
          <w:rFonts w:ascii="Arial" w:hAnsi="Arial" w:cs="Arial"/>
          <w:lang w:eastAsia="zh-CN"/>
        </w:rPr>
        <w:t>sample_fpkm.txt</w:t>
      </w:r>
      <w:r w:rsidR="00D33404" w:rsidRPr="00775F0E">
        <w:rPr>
          <w:rFonts w:ascii="Arial" w:hAnsi="Arial" w:cs="Arial" w:hint="eastAsia"/>
          <w:lang w:eastAsia="zh-CN"/>
        </w:rPr>
        <w:t>）</w:t>
      </w:r>
      <w:r w:rsidR="00830429" w:rsidRPr="00775F0E">
        <w:rPr>
          <w:rFonts w:ascii="Arial" w:hAnsi="Arial" w:cs="Arial" w:hint="eastAsia"/>
          <w:lang w:eastAsia="zh-CN"/>
        </w:rPr>
        <w:t>。</w:t>
      </w:r>
      <w:r w:rsidR="004E12D1" w:rsidRPr="00775F0E">
        <w:rPr>
          <w:rFonts w:ascii="Arial" w:hAnsi="Arial" w:cs="Arial" w:hint="eastAsia"/>
          <w:lang w:eastAsia="zh-CN"/>
        </w:rPr>
        <w:t>即</w:t>
      </w:r>
      <w:r w:rsidRPr="00775F0E">
        <w:rPr>
          <w:rFonts w:ascii="Arial" w:hAnsi="Arial" w:cs="Arial" w:hint="eastAsia"/>
          <w:lang w:eastAsia="zh-CN"/>
        </w:rPr>
        <w:t>使用</w:t>
      </w:r>
      <w:r w:rsidR="004E12D1" w:rsidRPr="00775F0E">
        <w:rPr>
          <w:rFonts w:ascii="Arial" w:hAnsi="Arial" w:cs="Arial"/>
          <w:lang w:eastAsia="zh-CN"/>
        </w:rPr>
        <w:t>RSEM</w:t>
      </w:r>
      <w:r w:rsidRPr="00775F0E">
        <w:rPr>
          <w:rFonts w:ascii="Arial" w:hAnsi="Arial" w:cs="Arial" w:hint="eastAsia"/>
          <w:lang w:eastAsia="zh-CN"/>
        </w:rPr>
        <w:t>（</w:t>
      </w:r>
      <w:r w:rsidRPr="00775F0E">
        <w:rPr>
          <w:rFonts w:ascii="Arial" w:hAnsi="Arial" w:cs="Arial"/>
          <w:lang w:eastAsia="zh-CN"/>
        </w:rPr>
        <w:t>https://github.com/deweylab/RSEM</w:t>
      </w:r>
      <w:r w:rsidRPr="00775F0E">
        <w:rPr>
          <w:rFonts w:ascii="Arial" w:hAnsi="Arial" w:cs="Arial" w:hint="eastAsia"/>
          <w:lang w:eastAsia="zh-CN"/>
        </w:rPr>
        <w:t>）</w:t>
      </w:r>
      <w:r w:rsidR="004E12D1" w:rsidRPr="00775F0E">
        <w:rPr>
          <w:rFonts w:ascii="Arial" w:hAnsi="Arial" w:cs="Arial" w:hint="eastAsia"/>
          <w:lang w:eastAsia="zh-CN"/>
        </w:rPr>
        <w:t>对</w:t>
      </w:r>
      <w:r w:rsidR="004E12D1" w:rsidRPr="00775F0E">
        <w:rPr>
          <w:rFonts w:ascii="Arial" w:hAnsi="Arial" w:cs="Arial"/>
          <w:lang w:eastAsia="zh-CN"/>
        </w:rPr>
        <w:t xml:space="preserve"> bowtie2</w:t>
      </w:r>
      <w:r w:rsidRPr="00775F0E">
        <w:rPr>
          <w:rFonts w:ascii="Arial" w:hAnsi="Arial" w:cs="Arial" w:hint="eastAsia"/>
          <w:lang w:eastAsia="zh-CN"/>
        </w:rPr>
        <w:t>（</w:t>
      </w:r>
      <w:r w:rsidRPr="00775F0E">
        <w:rPr>
          <w:rFonts w:ascii="Arial" w:hAnsi="Arial" w:cs="Arial"/>
          <w:lang w:eastAsia="zh-CN"/>
        </w:rPr>
        <w:t>http://bowtie-bio.sourceforge.net/bowtie2/index.shtml</w:t>
      </w:r>
      <w:r w:rsidRPr="00775F0E">
        <w:rPr>
          <w:rFonts w:ascii="Arial" w:hAnsi="Arial" w:cs="Arial" w:hint="eastAsia"/>
          <w:lang w:eastAsia="zh-CN"/>
        </w:rPr>
        <w:t>）</w:t>
      </w:r>
      <w:r w:rsidR="004E12D1" w:rsidRPr="00775F0E">
        <w:rPr>
          <w:rFonts w:ascii="Arial" w:hAnsi="Arial" w:cs="Arial" w:hint="eastAsia"/>
          <w:lang w:eastAsia="zh-CN"/>
        </w:rPr>
        <w:t>的比对结果进行统计，获得每个样本中每个基因的</w:t>
      </w:r>
      <w:r w:rsidR="004E12D1" w:rsidRPr="00775F0E">
        <w:rPr>
          <w:rFonts w:ascii="Arial" w:hAnsi="Arial" w:cs="Arial"/>
          <w:lang w:eastAsia="zh-CN"/>
        </w:rPr>
        <w:t xml:space="preserve"> reads counts</w:t>
      </w:r>
      <w:r w:rsidR="004E12D1" w:rsidRPr="00775F0E">
        <w:rPr>
          <w:rFonts w:ascii="Arial" w:hAnsi="Arial" w:cs="Arial" w:hint="eastAsia"/>
          <w:lang w:eastAsia="zh-CN"/>
        </w:rPr>
        <w:t>，同时</w:t>
      </w:r>
      <w:r w:rsidRPr="00775F0E">
        <w:rPr>
          <w:rFonts w:ascii="Arial" w:hAnsi="Arial" w:cs="Arial" w:hint="eastAsia"/>
          <w:lang w:eastAsia="zh-CN"/>
        </w:rPr>
        <w:t>计算</w:t>
      </w:r>
      <w:r w:rsidR="004E12D1" w:rsidRPr="00775F0E">
        <w:rPr>
          <w:rFonts w:ascii="Arial" w:hAnsi="Arial" w:cs="Arial"/>
          <w:lang w:eastAsia="zh-CN"/>
        </w:rPr>
        <w:t>FPKM</w:t>
      </w:r>
      <w:r w:rsidR="006A5E8A" w:rsidRPr="00775F0E">
        <w:rPr>
          <w:rFonts w:ascii="Arial" w:hAnsi="Arial" w:cs="Arial" w:hint="eastAsia"/>
          <w:lang w:eastAsia="zh-CN"/>
        </w:rPr>
        <w:t>。</w:t>
      </w:r>
      <w:r w:rsidR="004E12D1" w:rsidRPr="00775F0E">
        <w:rPr>
          <w:rFonts w:ascii="Arial" w:hAnsi="Arial" w:cs="Arial"/>
          <w:lang w:eastAsia="zh-CN"/>
        </w:rPr>
        <w:t>FPKM</w:t>
      </w:r>
      <w:r w:rsidR="004E12D1" w:rsidRPr="00775F0E">
        <w:rPr>
          <w:rFonts w:ascii="Arial" w:hAnsi="Arial" w:cs="Arial" w:hint="eastAsia"/>
          <w:lang w:eastAsia="zh-CN"/>
        </w:rPr>
        <w:t>（全称</w:t>
      </w:r>
      <w:r w:rsidR="004E12D1" w:rsidRPr="00775F0E">
        <w:rPr>
          <w:rFonts w:ascii="Arial" w:hAnsi="Arial" w:cs="Arial"/>
          <w:lang w:eastAsia="zh-CN"/>
        </w:rPr>
        <w:t xml:space="preserve"> expected number of Fragments Per Kilobase of transcript sequence per Millions base pairs sequenced</w:t>
      </w:r>
      <w:r w:rsidR="004E12D1" w:rsidRPr="00775F0E">
        <w:rPr>
          <w:rFonts w:ascii="Arial" w:hAnsi="Arial" w:cs="Arial" w:hint="eastAsia"/>
          <w:lang w:eastAsia="zh-CN"/>
        </w:rPr>
        <w:t>）是每百万</w:t>
      </w:r>
      <w:r w:rsidR="004E12D1" w:rsidRPr="00775F0E">
        <w:rPr>
          <w:rFonts w:ascii="Arial" w:hAnsi="Arial" w:cs="Arial"/>
          <w:lang w:eastAsia="zh-CN"/>
        </w:rPr>
        <w:t xml:space="preserve"> fragments </w:t>
      </w:r>
      <w:r w:rsidR="004E12D1" w:rsidRPr="00775F0E">
        <w:rPr>
          <w:rFonts w:ascii="Arial" w:hAnsi="Arial" w:cs="Arial" w:hint="eastAsia"/>
          <w:lang w:eastAsia="zh-CN"/>
        </w:rPr>
        <w:t>中来自某一基因每千碱基长度的</w:t>
      </w:r>
      <w:r w:rsidR="004E12D1" w:rsidRPr="00775F0E">
        <w:rPr>
          <w:rFonts w:ascii="Arial" w:hAnsi="Arial" w:cs="Arial"/>
          <w:lang w:eastAsia="zh-CN"/>
        </w:rPr>
        <w:t xml:space="preserve">fragments </w:t>
      </w:r>
      <w:r w:rsidR="004E12D1" w:rsidRPr="00775F0E">
        <w:rPr>
          <w:rFonts w:ascii="Arial" w:hAnsi="Arial" w:cs="Arial" w:hint="eastAsia"/>
          <w:lang w:eastAsia="zh-CN"/>
        </w:rPr>
        <w:t>数目，其同时考虑了测序深度和基因长度对</w:t>
      </w:r>
      <w:r w:rsidR="004E12D1" w:rsidRPr="00775F0E">
        <w:rPr>
          <w:rFonts w:ascii="Arial" w:hAnsi="Arial" w:cs="Arial"/>
          <w:lang w:eastAsia="zh-CN"/>
        </w:rPr>
        <w:t>fragments</w:t>
      </w:r>
      <w:r w:rsidR="004E12D1" w:rsidRPr="00775F0E">
        <w:rPr>
          <w:rFonts w:ascii="Arial" w:hAnsi="Arial" w:cs="Arial" w:hint="eastAsia"/>
          <w:lang w:eastAsia="zh-CN"/>
        </w:rPr>
        <w:t>计数的影响，</w:t>
      </w:r>
      <w:r w:rsidR="00CA1CE6" w:rsidRPr="00775F0E">
        <w:rPr>
          <w:rFonts w:ascii="Arial" w:hAnsi="Arial" w:cs="Arial" w:hint="eastAsia"/>
          <w:lang w:eastAsia="zh-CN"/>
        </w:rPr>
        <w:t>是对</w:t>
      </w:r>
      <w:r w:rsidR="00CA1CE6" w:rsidRPr="00775F0E">
        <w:rPr>
          <w:rFonts w:ascii="Arial" w:hAnsi="Arial" w:cs="Arial"/>
          <w:lang w:eastAsia="zh-CN"/>
        </w:rPr>
        <w:t>read counts</w:t>
      </w:r>
      <w:r w:rsidR="00CA1CE6" w:rsidRPr="00775F0E">
        <w:rPr>
          <w:rFonts w:ascii="Arial" w:hAnsi="Arial" w:cs="Arial" w:hint="eastAsia"/>
          <w:lang w:eastAsia="zh-CN"/>
        </w:rPr>
        <w:t>进行标准化处理的</w:t>
      </w:r>
      <w:r w:rsidR="004E12D1" w:rsidRPr="00775F0E">
        <w:rPr>
          <w:rFonts w:ascii="Arial" w:hAnsi="Arial" w:cs="Arial" w:hint="eastAsia"/>
          <w:lang w:eastAsia="zh-CN"/>
        </w:rPr>
        <w:t>目前最为常用的基因表达水平估算方法（</w:t>
      </w:r>
      <w:proofErr w:type="spellStart"/>
      <w:r w:rsidR="00FE63E6" w:rsidRPr="00775F0E">
        <w:rPr>
          <w:rFonts w:ascii="Arial" w:hAnsi="Arial" w:cs="Arial"/>
          <w:lang w:eastAsia="zh-CN"/>
        </w:rPr>
        <w:t>Trapnell</w:t>
      </w:r>
      <w:proofErr w:type="spellEnd"/>
      <w:r w:rsidR="00FE63E6" w:rsidRPr="00775F0E">
        <w:rPr>
          <w:rFonts w:ascii="Arial" w:hAnsi="Arial" w:cs="Arial"/>
          <w:lang w:eastAsia="zh-CN"/>
        </w:rPr>
        <w:t xml:space="preserve"> et al.,</w:t>
      </w:r>
      <w:r w:rsidR="00633289" w:rsidRPr="00775F0E">
        <w:rPr>
          <w:rFonts w:ascii="Arial" w:hAnsi="Arial" w:cs="Arial"/>
          <w:lang w:eastAsia="zh-CN"/>
        </w:rPr>
        <w:t xml:space="preserve"> 2010</w:t>
      </w:r>
      <w:r w:rsidR="00FE63E6" w:rsidRPr="00775F0E">
        <w:rPr>
          <w:rFonts w:ascii="Arial" w:hAnsi="Arial" w:cs="Arial" w:hint="eastAsia"/>
          <w:lang w:eastAsia="zh-CN"/>
        </w:rPr>
        <w:t>）。</w:t>
      </w:r>
    </w:p>
    <w:p w14:paraId="57575F27" w14:textId="77777777" w:rsidR="00D33404" w:rsidRPr="00775F0E" w:rsidRDefault="006A5E8A" w:rsidP="006A5E8A">
      <w:pPr>
        <w:pStyle w:val="ad"/>
        <w:adjustRightInd w:val="0"/>
        <w:snapToGrid w:val="0"/>
        <w:spacing w:line="360" w:lineRule="auto"/>
        <w:ind w:left="780" w:firstLineChars="0" w:firstLine="0"/>
        <w:jc w:val="both"/>
        <w:rPr>
          <w:rFonts w:ascii="Arial" w:hAnsi="Arial" w:cs="Arial"/>
          <w:lang w:eastAsia="zh-CN"/>
        </w:rPr>
      </w:pPr>
      <w:r w:rsidRPr="00775F0E">
        <w:rPr>
          <w:rFonts w:ascii="Arial" w:hAnsi="Arial" w:cs="Arial" w:hint="eastAsia"/>
          <w:lang w:eastAsia="zh-CN"/>
        </w:rPr>
        <w:t>$</w:t>
      </w:r>
      <w:r w:rsidRPr="00775F0E">
        <w:rPr>
          <w:rFonts w:ascii="Arial" w:hAnsi="Arial" w:cs="Arial"/>
          <w:lang w:eastAsia="zh-CN"/>
        </w:rPr>
        <w:t xml:space="preserve"> </w:t>
      </w:r>
      <w:proofErr w:type="spellStart"/>
      <w:r w:rsidRPr="00775F0E">
        <w:rPr>
          <w:rFonts w:ascii="Arial" w:hAnsi="Arial" w:cs="Arial"/>
          <w:lang w:eastAsia="zh-CN"/>
        </w:rPr>
        <w:t>rsem</w:t>
      </w:r>
      <w:proofErr w:type="spellEnd"/>
      <w:r w:rsidRPr="00775F0E">
        <w:rPr>
          <w:rFonts w:ascii="Arial" w:hAnsi="Arial" w:cs="Arial"/>
          <w:lang w:eastAsia="zh-CN"/>
        </w:rPr>
        <w:t>-calculate-expression -p 70 --bowtie2 --paired-end</w:t>
      </w:r>
      <w:r w:rsidR="00D33404" w:rsidRPr="00775F0E">
        <w:rPr>
          <w:rFonts w:ascii="Arial" w:hAnsi="Arial" w:cs="Arial"/>
          <w:lang w:eastAsia="zh-CN"/>
        </w:rPr>
        <w:t xml:space="preserve"> \</w:t>
      </w:r>
    </w:p>
    <w:p w14:paraId="26CD483E" w14:textId="5D1DB28B" w:rsidR="006A5E8A" w:rsidRPr="00775F0E" w:rsidRDefault="006A5E8A" w:rsidP="00900BD5">
      <w:pPr>
        <w:pStyle w:val="ad"/>
        <w:adjustRightInd w:val="0"/>
        <w:snapToGrid w:val="0"/>
        <w:spacing w:line="360" w:lineRule="auto"/>
        <w:ind w:left="780" w:firstLineChars="100" w:firstLine="240"/>
        <w:jc w:val="both"/>
        <w:rPr>
          <w:rFonts w:ascii="Arial" w:hAnsi="Arial" w:cs="Arial"/>
          <w:lang w:eastAsia="zh-CN"/>
        </w:rPr>
      </w:pPr>
      <w:r w:rsidRPr="00775F0E">
        <w:rPr>
          <w:rFonts w:ascii="Arial" w:hAnsi="Arial" w:cs="Arial"/>
          <w:lang w:eastAsia="zh-CN"/>
        </w:rPr>
        <w:t xml:space="preserve">$Sample_rmRNA_R1.fq $Sample_rmRNA_R2.fq </w:t>
      </w:r>
      <w:proofErr w:type="spellStart"/>
      <w:r w:rsidRPr="00775F0E">
        <w:rPr>
          <w:rFonts w:ascii="Arial" w:hAnsi="Arial" w:cs="Arial"/>
          <w:lang w:eastAsia="zh-CN"/>
        </w:rPr>
        <w:t>rsem.ref</w:t>
      </w:r>
      <w:proofErr w:type="spellEnd"/>
      <w:r w:rsidRPr="00775F0E">
        <w:rPr>
          <w:rFonts w:ascii="Arial" w:hAnsi="Arial" w:cs="Arial"/>
          <w:lang w:eastAsia="zh-CN"/>
        </w:rPr>
        <w:t xml:space="preserve"> $Sample</w:t>
      </w:r>
    </w:p>
    <w:p w14:paraId="396B3E2D" w14:textId="77777777" w:rsidR="00AC0DA2" w:rsidRPr="00775F0E" w:rsidRDefault="006A5E8A" w:rsidP="00AC0DA2">
      <w:pPr>
        <w:pStyle w:val="ad"/>
        <w:adjustRightInd w:val="0"/>
        <w:snapToGrid w:val="0"/>
        <w:spacing w:line="360" w:lineRule="auto"/>
        <w:ind w:left="780" w:firstLineChars="0" w:firstLine="0"/>
        <w:jc w:val="both"/>
        <w:rPr>
          <w:rFonts w:ascii="Arial" w:hAnsi="Arial" w:cs="Arial"/>
          <w:lang w:eastAsia="zh-CN"/>
        </w:rPr>
      </w:pPr>
      <w:r w:rsidRPr="00775F0E">
        <w:rPr>
          <w:rFonts w:ascii="Arial" w:hAnsi="Arial" w:cs="Arial" w:hint="eastAsia"/>
          <w:lang w:eastAsia="zh-CN"/>
        </w:rPr>
        <w:t>$</w:t>
      </w:r>
      <w:r w:rsidRPr="00775F0E">
        <w:rPr>
          <w:rFonts w:ascii="Arial" w:hAnsi="Arial" w:cs="Arial"/>
          <w:lang w:eastAsia="zh-CN"/>
        </w:rPr>
        <w:t xml:space="preserve"> for </w:t>
      </w:r>
      <w:proofErr w:type="spellStart"/>
      <w:r w:rsidRPr="00775F0E">
        <w:rPr>
          <w:rFonts w:ascii="Arial" w:hAnsi="Arial" w:cs="Arial"/>
          <w:lang w:eastAsia="zh-CN"/>
        </w:rPr>
        <w:t>i</w:t>
      </w:r>
      <w:proofErr w:type="spellEnd"/>
      <w:r w:rsidRPr="00775F0E">
        <w:rPr>
          <w:rFonts w:ascii="Arial" w:hAnsi="Arial" w:cs="Arial"/>
          <w:lang w:eastAsia="zh-CN"/>
        </w:rPr>
        <w:t xml:space="preserve"> </w:t>
      </w:r>
      <w:r w:rsidRPr="00775F0E">
        <w:rPr>
          <w:rFonts w:ascii="Arial" w:hAnsi="Arial" w:cs="Arial" w:hint="eastAsia"/>
          <w:lang w:eastAsia="zh-CN"/>
        </w:rPr>
        <w:t>in</w:t>
      </w:r>
      <w:r w:rsidRPr="00775F0E">
        <w:rPr>
          <w:rFonts w:ascii="Arial" w:hAnsi="Arial" w:cs="Arial"/>
          <w:lang w:eastAsia="zh-CN"/>
        </w:rPr>
        <w:t xml:space="preserve"> </w:t>
      </w:r>
      <w:r w:rsidRPr="00775F0E">
        <w:rPr>
          <w:rFonts w:ascii="Arial" w:hAnsi="Arial" w:cs="Arial" w:hint="eastAsia"/>
          <w:lang w:eastAsia="zh-CN"/>
        </w:rPr>
        <w:t>`</w:t>
      </w:r>
      <w:r w:rsidRPr="00775F0E">
        <w:rPr>
          <w:rFonts w:ascii="Arial" w:hAnsi="Arial" w:cs="Arial"/>
          <w:lang w:eastAsia="zh-CN"/>
        </w:rPr>
        <w:t>$Sample</w:t>
      </w:r>
      <w:proofErr w:type="gramStart"/>
      <w:r w:rsidRPr="00775F0E">
        <w:rPr>
          <w:rFonts w:ascii="Arial" w:hAnsi="Arial" w:cs="Arial"/>
          <w:lang w:eastAsia="zh-CN"/>
        </w:rPr>
        <w:t>*.</w:t>
      </w:r>
      <w:proofErr w:type="spellStart"/>
      <w:r w:rsidRPr="00775F0E">
        <w:rPr>
          <w:rFonts w:ascii="Arial" w:hAnsi="Arial" w:cs="Arial"/>
          <w:lang w:eastAsia="zh-CN"/>
        </w:rPr>
        <w:t>genes</w:t>
      </w:r>
      <w:proofErr w:type="gramEnd"/>
      <w:r w:rsidRPr="00775F0E">
        <w:rPr>
          <w:rFonts w:ascii="Arial" w:hAnsi="Arial" w:cs="Arial"/>
          <w:lang w:eastAsia="zh-CN"/>
        </w:rPr>
        <w:t>.results</w:t>
      </w:r>
      <w:proofErr w:type="spellEnd"/>
      <w:r w:rsidRPr="00775F0E">
        <w:rPr>
          <w:rFonts w:ascii="Arial" w:hAnsi="Arial" w:cs="Arial"/>
          <w:lang w:eastAsia="zh-CN"/>
        </w:rPr>
        <w:t>`;</w:t>
      </w:r>
      <w:r w:rsidR="00AC0DA2" w:rsidRPr="00775F0E">
        <w:rPr>
          <w:rFonts w:ascii="Arial" w:hAnsi="Arial" w:cs="Arial"/>
          <w:lang w:eastAsia="zh-CN"/>
        </w:rPr>
        <w:t xml:space="preserve"> \</w:t>
      </w:r>
    </w:p>
    <w:p w14:paraId="00B63137" w14:textId="77777777" w:rsidR="00AC0DA2" w:rsidRPr="00775F0E" w:rsidRDefault="006A5E8A" w:rsidP="00AC0DA2">
      <w:pPr>
        <w:pStyle w:val="ad"/>
        <w:adjustRightInd w:val="0"/>
        <w:snapToGrid w:val="0"/>
        <w:spacing w:line="360" w:lineRule="auto"/>
        <w:ind w:left="780" w:firstLineChars="100" w:firstLine="240"/>
        <w:jc w:val="both"/>
        <w:rPr>
          <w:rFonts w:ascii="Arial" w:hAnsi="Arial" w:cs="Arial"/>
          <w:lang w:eastAsia="zh-CN"/>
        </w:rPr>
      </w:pPr>
      <w:r w:rsidRPr="00775F0E">
        <w:rPr>
          <w:rFonts w:ascii="Arial" w:hAnsi="Arial" w:cs="Arial"/>
          <w:lang w:eastAsia="zh-CN"/>
        </w:rPr>
        <w:t>do cut -f 1</w:t>
      </w:r>
      <w:r w:rsidR="00AC0DA2" w:rsidRPr="00775F0E">
        <w:rPr>
          <w:rFonts w:ascii="Arial" w:hAnsi="Arial" w:cs="Arial"/>
          <w:lang w:eastAsia="zh-CN"/>
        </w:rPr>
        <w:t>,7 $</w:t>
      </w:r>
      <w:proofErr w:type="spellStart"/>
      <w:r w:rsidR="00AC0DA2" w:rsidRPr="00775F0E">
        <w:rPr>
          <w:rFonts w:ascii="Arial" w:hAnsi="Arial" w:cs="Arial"/>
          <w:lang w:eastAsia="zh-CN"/>
        </w:rPr>
        <w:t>i</w:t>
      </w:r>
      <w:proofErr w:type="spellEnd"/>
      <w:r w:rsidR="00AC0DA2" w:rsidRPr="00775F0E">
        <w:rPr>
          <w:rFonts w:ascii="Arial" w:hAnsi="Arial" w:cs="Arial"/>
          <w:lang w:eastAsia="zh-CN"/>
        </w:rPr>
        <w:t xml:space="preserve"> &gt;${</w:t>
      </w:r>
      <w:proofErr w:type="spellStart"/>
      <w:r w:rsidR="00AC0DA2" w:rsidRPr="00775F0E">
        <w:rPr>
          <w:rFonts w:ascii="Arial" w:hAnsi="Arial" w:cs="Arial"/>
          <w:lang w:eastAsia="zh-CN"/>
        </w:rPr>
        <w:t>i</w:t>
      </w:r>
      <w:proofErr w:type="spellEnd"/>
      <w:r w:rsidR="00AC0DA2" w:rsidRPr="00775F0E">
        <w:rPr>
          <w:rFonts w:ascii="Arial" w:hAnsi="Arial" w:cs="Arial"/>
          <w:lang w:eastAsia="zh-CN"/>
        </w:rPr>
        <w:t>/</w:t>
      </w:r>
      <w:proofErr w:type="spellStart"/>
      <w:r w:rsidR="00AC0DA2" w:rsidRPr="00775F0E">
        <w:rPr>
          <w:rFonts w:ascii="Arial" w:hAnsi="Arial" w:cs="Arial"/>
          <w:lang w:eastAsia="zh-CN"/>
        </w:rPr>
        <w:t>gene.results</w:t>
      </w:r>
      <w:proofErr w:type="spellEnd"/>
      <w:r w:rsidR="00AC0DA2" w:rsidRPr="00775F0E">
        <w:rPr>
          <w:rFonts w:ascii="Arial" w:hAnsi="Arial" w:cs="Arial"/>
          <w:lang w:eastAsia="zh-CN"/>
        </w:rPr>
        <w:t xml:space="preserve">/FPKM.txt}; \ </w:t>
      </w:r>
    </w:p>
    <w:p w14:paraId="1D83BDD5" w14:textId="6A4F567F" w:rsidR="00AC0DA2" w:rsidRPr="00775F0E" w:rsidRDefault="00AC0DA2" w:rsidP="00900BD5">
      <w:pPr>
        <w:pStyle w:val="ad"/>
        <w:adjustRightInd w:val="0"/>
        <w:snapToGrid w:val="0"/>
        <w:spacing w:line="360" w:lineRule="auto"/>
        <w:ind w:left="780" w:firstLineChars="100" w:firstLine="240"/>
        <w:jc w:val="both"/>
        <w:rPr>
          <w:rFonts w:ascii="Arial" w:hAnsi="Arial" w:cs="Arial"/>
          <w:lang w:eastAsia="zh-CN"/>
        </w:rPr>
      </w:pPr>
      <w:r w:rsidRPr="00775F0E">
        <w:rPr>
          <w:rFonts w:ascii="Arial" w:hAnsi="Arial" w:cs="Arial"/>
          <w:lang w:eastAsia="zh-CN"/>
        </w:rPr>
        <w:t>done</w:t>
      </w:r>
    </w:p>
    <w:p w14:paraId="35D7D131" w14:textId="695243E7" w:rsidR="00AC0DA2" w:rsidRPr="00775F0E" w:rsidRDefault="00AC0DA2" w:rsidP="00900BD5">
      <w:pPr>
        <w:pStyle w:val="ad"/>
        <w:adjustRightInd w:val="0"/>
        <w:snapToGrid w:val="0"/>
        <w:spacing w:line="360" w:lineRule="auto"/>
        <w:ind w:left="780" w:firstLineChars="0" w:firstLine="0"/>
        <w:jc w:val="both"/>
        <w:rPr>
          <w:rFonts w:ascii="Arial" w:hAnsi="Arial" w:cs="Arial"/>
          <w:lang w:eastAsia="zh-CN"/>
        </w:rPr>
      </w:pPr>
      <w:r w:rsidRPr="00775F0E">
        <w:rPr>
          <w:rFonts w:ascii="Arial" w:hAnsi="Arial" w:cs="Arial"/>
          <w:lang w:eastAsia="zh-CN"/>
        </w:rPr>
        <w:t>$ python merge_metaphlan_tables</w:t>
      </w:r>
      <w:r w:rsidR="00A10762" w:rsidRPr="00775F0E">
        <w:rPr>
          <w:rFonts w:ascii="Arial" w:hAnsi="Arial" w:cs="Arial"/>
          <w:lang w:eastAsia="zh-CN"/>
        </w:rPr>
        <w:t>.py</w:t>
      </w:r>
      <w:r w:rsidRPr="00775F0E">
        <w:rPr>
          <w:rFonts w:ascii="Arial" w:hAnsi="Arial" w:cs="Arial"/>
          <w:lang w:eastAsia="zh-CN"/>
        </w:rPr>
        <w:t xml:space="preserve"> $Sample*.</w:t>
      </w:r>
      <w:r w:rsidR="00D33404" w:rsidRPr="00775F0E">
        <w:rPr>
          <w:rFonts w:ascii="Arial" w:hAnsi="Arial" w:cs="Arial"/>
          <w:lang w:eastAsia="zh-CN"/>
        </w:rPr>
        <w:t>FPKM.txt &gt; all_sample_fpkm.txt</w:t>
      </w:r>
      <w:r w:rsidR="00A10762" w:rsidRPr="00775F0E">
        <w:rPr>
          <w:rFonts w:ascii="Arial" w:hAnsi="Arial" w:cs="Arial"/>
          <w:lang w:eastAsia="zh-CN"/>
        </w:rPr>
        <w:t xml:space="preserve"> (</w:t>
      </w:r>
      <w:r w:rsidR="00A10762" w:rsidRPr="00775F0E">
        <w:rPr>
          <w:rFonts w:ascii="Arial" w:hAnsi="Arial" w:cs="Arial" w:hint="eastAsia"/>
          <w:lang w:eastAsia="zh-CN"/>
        </w:rPr>
        <w:t>脚本下载链接：</w:t>
      </w:r>
      <w:r w:rsidR="00A10762" w:rsidRPr="00775F0E">
        <w:rPr>
          <w:rFonts w:ascii="Arial" w:hAnsi="Arial" w:cs="Arial"/>
          <w:lang w:eastAsia="zh-CN"/>
        </w:rPr>
        <w:t>https://github.com/biobakery/MetaPhlAn/blob/master/metaphlan/utils/merge_metaphlan_tables.py)</w:t>
      </w:r>
    </w:p>
    <w:p w14:paraId="0CE12B9F" w14:textId="2A36FA73" w:rsidR="00D33404" w:rsidRPr="00775F0E" w:rsidRDefault="00B6709C" w:rsidP="001F3ECB">
      <w:pPr>
        <w:pStyle w:val="ad"/>
        <w:numPr>
          <w:ilvl w:val="1"/>
          <w:numId w:val="11"/>
        </w:numPr>
        <w:adjustRightInd w:val="0"/>
        <w:snapToGrid w:val="0"/>
        <w:spacing w:line="360" w:lineRule="auto"/>
        <w:ind w:firstLineChars="0"/>
        <w:jc w:val="both"/>
        <w:rPr>
          <w:rFonts w:ascii="Arial" w:hAnsi="Arial" w:cs="Arial"/>
          <w:lang w:eastAsia="zh-CN"/>
        </w:rPr>
      </w:pPr>
      <w:r w:rsidRPr="00775F0E">
        <w:rPr>
          <w:rFonts w:ascii="Arial" w:hAnsi="Arial" w:cs="Arial" w:hint="eastAsia"/>
          <w:lang w:eastAsia="zh-CN"/>
        </w:rPr>
        <w:t>使用</w:t>
      </w:r>
      <w:r w:rsidRPr="00775F0E">
        <w:rPr>
          <w:rFonts w:ascii="Arial" w:hAnsi="Arial" w:cs="Arial" w:hint="eastAsia"/>
          <w:lang w:eastAsia="zh-CN"/>
        </w:rPr>
        <w:t>diamond</w:t>
      </w:r>
      <w:r w:rsidR="00AA5F60" w:rsidRPr="00775F0E">
        <w:rPr>
          <w:rFonts w:ascii="Arial" w:hAnsi="Arial" w:cs="Arial" w:hint="eastAsia"/>
          <w:lang w:eastAsia="zh-CN"/>
        </w:rPr>
        <w:t>软件将非冗余的</w:t>
      </w:r>
      <w:proofErr w:type="spellStart"/>
      <w:r w:rsidR="00AA5F60" w:rsidRPr="00775F0E">
        <w:rPr>
          <w:rFonts w:ascii="Arial" w:hAnsi="Arial" w:cs="Arial"/>
          <w:lang w:eastAsia="zh-CN"/>
        </w:rPr>
        <w:t>Unigenes</w:t>
      </w:r>
      <w:proofErr w:type="spellEnd"/>
      <w:r w:rsidR="00AA5F60" w:rsidRPr="00775F0E">
        <w:rPr>
          <w:rFonts w:ascii="Arial" w:hAnsi="Arial" w:cs="Arial"/>
          <w:lang w:eastAsia="zh-CN"/>
        </w:rPr>
        <w:t xml:space="preserve"> </w:t>
      </w:r>
      <w:r w:rsidR="00AA5F60" w:rsidRPr="00775F0E">
        <w:rPr>
          <w:rFonts w:ascii="Arial" w:hAnsi="Arial" w:cs="Arial" w:hint="eastAsia"/>
          <w:lang w:eastAsia="zh-CN"/>
        </w:rPr>
        <w:t>序列与</w:t>
      </w:r>
      <w:r w:rsidR="00AA5F60" w:rsidRPr="00775F0E">
        <w:rPr>
          <w:rFonts w:ascii="Arial" w:hAnsi="Arial" w:cs="Arial"/>
          <w:lang w:eastAsia="zh-CN"/>
        </w:rPr>
        <w:t xml:space="preserve"> NCBI-NR </w:t>
      </w:r>
      <w:r w:rsidR="00AA5F60" w:rsidRPr="00775F0E">
        <w:rPr>
          <w:rFonts w:ascii="Arial" w:hAnsi="Arial" w:cs="Arial" w:hint="eastAsia"/>
          <w:lang w:eastAsia="zh-CN"/>
        </w:rPr>
        <w:t>数据库进行比对（设定阈值为</w:t>
      </w:r>
      <w:r w:rsidR="00AA5F60" w:rsidRPr="00775F0E">
        <w:rPr>
          <w:rFonts w:ascii="Arial" w:hAnsi="Arial" w:cs="Arial"/>
          <w:lang w:eastAsia="zh-CN"/>
        </w:rPr>
        <w:t>e-value</w:t>
      </w:r>
      <w:r w:rsidR="00B57DCD" w:rsidRPr="00775F0E">
        <w:rPr>
          <w:rFonts w:ascii="Arial" w:hAnsi="Arial" w:cs="Arial" w:hint="eastAsia"/>
          <w:lang w:eastAsia="zh-CN"/>
        </w:rPr>
        <w:t>≤</w:t>
      </w:r>
      <w:r w:rsidR="00D33404" w:rsidRPr="00775F0E">
        <w:rPr>
          <w:rFonts w:ascii="Arial" w:hAnsi="Arial" w:cs="Arial" w:hint="eastAsia"/>
          <w:lang w:eastAsia="zh-CN"/>
        </w:rPr>
        <w:t>1e-5</w:t>
      </w:r>
      <w:r w:rsidR="00AA5F60" w:rsidRPr="00775F0E">
        <w:rPr>
          <w:rFonts w:ascii="Arial" w:hAnsi="Arial" w:cs="Arial" w:hint="eastAsia"/>
          <w:lang w:eastAsia="zh-CN"/>
        </w:rPr>
        <w:t>）</w:t>
      </w:r>
      <w:r w:rsidRPr="00775F0E">
        <w:rPr>
          <w:rFonts w:ascii="Arial" w:hAnsi="Arial" w:cs="Arial" w:hint="eastAsia"/>
          <w:lang w:eastAsia="zh-CN"/>
        </w:rPr>
        <w:t>，</w:t>
      </w:r>
      <w:r w:rsidR="00AA5F60" w:rsidRPr="00775F0E">
        <w:rPr>
          <w:rFonts w:ascii="Arial" w:hAnsi="Arial" w:cs="Arial" w:hint="eastAsia"/>
          <w:lang w:eastAsia="zh-CN"/>
        </w:rPr>
        <w:t>采取</w:t>
      </w:r>
      <w:r w:rsidR="00A82452" w:rsidRPr="00775F0E">
        <w:rPr>
          <w:rFonts w:ascii="Arial" w:hAnsi="Arial" w:cs="Arial" w:hint="eastAsia"/>
          <w:lang w:eastAsia="zh-CN"/>
        </w:rPr>
        <w:t>最近公共祖先</w:t>
      </w:r>
      <w:r w:rsidR="00AA5F60" w:rsidRPr="00775F0E">
        <w:rPr>
          <w:rFonts w:ascii="Arial" w:hAnsi="Arial" w:cs="Arial"/>
          <w:lang w:eastAsia="zh-CN"/>
        </w:rPr>
        <w:t>LCA</w:t>
      </w:r>
      <w:r w:rsidR="00A82452" w:rsidRPr="00775F0E">
        <w:rPr>
          <w:rFonts w:ascii="Arial" w:hAnsi="Arial" w:cs="Arial" w:hint="eastAsia"/>
          <w:lang w:eastAsia="zh-CN"/>
        </w:rPr>
        <w:t>（</w:t>
      </w:r>
      <w:r w:rsidR="00A82452" w:rsidRPr="00775F0E">
        <w:rPr>
          <w:rFonts w:ascii="Arial" w:hAnsi="Arial" w:cs="Arial"/>
          <w:lang w:eastAsia="zh-CN"/>
        </w:rPr>
        <w:t>Lowest Common Ancestor</w:t>
      </w:r>
      <w:r w:rsidR="00A82452" w:rsidRPr="00775F0E">
        <w:rPr>
          <w:rFonts w:ascii="Arial" w:hAnsi="Arial" w:cs="Arial" w:hint="eastAsia"/>
          <w:lang w:eastAsia="zh-CN"/>
        </w:rPr>
        <w:t>）</w:t>
      </w:r>
      <w:r w:rsidR="00AA5F60" w:rsidRPr="00775F0E">
        <w:rPr>
          <w:rFonts w:ascii="Arial" w:hAnsi="Arial" w:cs="Arial" w:hint="eastAsia"/>
          <w:lang w:eastAsia="zh-CN"/>
        </w:rPr>
        <w:t>算法</w:t>
      </w:r>
      <w:r w:rsidRPr="00775F0E">
        <w:rPr>
          <w:rFonts w:ascii="Arial" w:hAnsi="Arial" w:cs="Arial" w:hint="eastAsia"/>
          <w:lang w:eastAsia="zh-CN"/>
        </w:rPr>
        <w:t>获得基因序列的物种注释信息：</w:t>
      </w:r>
    </w:p>
    <w:p w14:paraId="3A4BDFDA" w14:textId="284B040C" w:rsidR="00B6709C" w:rsidRPr="00775F0E" w:rsidRDefault="00B6709C" w:rsidP="00B6709C">
      <w:pPr>
        <w:pStyle w:val="ad"/>
        <w:adjustRightInd w:val="0"/>
        <w:snapToGrid w:val="0"/>
        <w:spacing w:line="360" w:lineRule="auto"/>
        <w:ind w:left="780" w:firstLineChars="0" w:firstLine="0"/>
        <w:jc w:val="both"/>
        <w:rPr>
          <w:rFonts w:ascii="Arial" w:hAnsi="Arial" w:cs="Arial"/>
          <w:lang w:eastAsia="zh-CN"/>
        </w:rPr>
      </w:pPr>
      <w:r w:rsidRPr="00775F0E">
        <w:rPr>
          <w:rFonts w:ascii="Arial" w:hAnsi="Arial" w:cs="Arial" w:hint="eastAsia"/>
          <w:lang w:eastAsia="zh-CN"/>
        </w:rPr>
        <w:t>$</w:t>
      </w:r>
      <w:r w:rsidRPr="00775F0E">
        <w:rPr>
          <w:rFonts w:ascii="Arial" w:hAnsi="Arial" w:cs="Arial"/>
          <w:lang w:eastAsia="zh-CN"/>
        </w:rPr>
        <w:t xml:space="preserve"> diamond </w:t>
      </w:r>
      <w:proofErr w:type="spellStart"/>
      <w:r w:rsidRPr="00775F0E">
        <w:rPr>
          <w:rFonts w:ascii="Arial" w:hAnsi="Arial" w:cs="Arial"/>
          <w:lang w:eastAsia="zh-CN"/>
        </w:rPr>
        <w:t>blastp</w:t>
      </w:r>
      <w:proofErr w:type="spellEnd"/>
      <w:r w:rsidRPr="00775F0E">
        <w:rPr>
          <w:rFonts w:ascii="Arial" w:hAnsi="Arial" w:cs="Arial"/>
          <w:lang w:eastAsia="zh-CN"/>
        </w:rPr>
        <w:t xml:space="preserve"> –</w:t>
      </w:r>
      <w:r w:rsidRPr="00775F0E">
        <w:rPr>
          <w:rFonts w:ascii="Arial" w:hAnsi="Arial" w:cs="Arial" w:hint="eastAsia"/>
          <w:lang w:eastAsia="zh-CN"/>
        </w:rPr>
        <w:t>threads</w:t>
      </w:r>
      <w:r w:rsidRPr="00775F0E">
        <w:rPr>
          <w:rFonts w:ascii="Arial" w:hAnsi="Arial" w:cs="Arial"/>
          <w:lang w:eastAsia="zh-CN"/>
        </w:rPr>
        <w:t xml:space="preserve"> </w:t>
      </w:r>
      <w:r w:rsidRPr="00775F0E">
        <w:rPr>
          <w:rFonts w:ascii="Arial" w:hAnsi="Arial" w:cs="Arial" w:hint="eastAsia"/>
          <w:lang w:eastAsia="zh-CN"/>
        </w:rPr>
        <w:t>20</w:t>
      </w:r>
      <w:r w:rsidRPr="00775F0E">
        <w:rPr>
          <w:rFonts w:ascii="Arial" w:hAnsi="Arial" w:cs="Arial"/>
          <w:lang w:eastAsia="zh-CN"/>
        </w:rPr>
        <w:t xml:space="preserve"> </w:t>
      </w:r>
      <w:r w:rsidRPr="00775F0E">
        <w:rPr>
          <w:rFonts w:ascii="Arial" w:hAnsi="Arial" w:cs="Arial" w:hint="eastAsia"/>
          <w:lang w:eastAsia="zh-CN"/>
        </w:rPr>
        <w:t>-q</w:t>
      </w:r>
      <w:r w:rsidRPr="00775F0E">
        <w:rPr>
          <w:rFonts w:ascii="Arial" w:hAnsi="Arial" w:cs="Arial"/>
          <w:lang w:eastAsia="zh-CN"/>
        </w:rPr>
        <w:t xml:space="preserve"> </w:t>
      </w:r>
      <w:proofErr w:type="spellStart"/>
      <w:r w:rsidRPr="00775F0E">
        <w:rPr>
          <w:rFonts w:ascii="Arial" w:hAnsi="Arial" w:cs="Arial"/>
          <w:lang w:eastAsia="zh-CN"/>
        </w:rPr>
        <w:t>Unigenes_pro.fa</w:t>
      </w:r>
      <w:proofErr w:type="spellEnd"/>
      <w:r w:rsidRPr="00775F0E">
        <w:rPr>
          <w:rFonts w:ascii="Arial" w:hAnsi="Arial" w:cs="Arial"/>
          <w:lang w:eastAsia="zh-CN"/>
        </w:rPr>
        <w:t xml:space="preserve"> -d nr_*</w:t>
      </w:r>
      <w:proofErr w:type="spellStart"/>
      <w:r w:rsidRPr="00775F0E">
        <w:rPr>
          <w:rFonts w:ascii="Arial" w:hAnsi="Arial" w:cs="Arial"/>
          <w:lang w:eastAsia="zh-CN"/>
        </w:rPr>
        <w:t>version.dmnd</w:t>
      </w:r>
      <w:proofErr w:type="spellEnd"/>
      <w:r w:rsidRPr="00775F0E">
        <w:rPr>
          <w:rFonts w:ascii="Arial" w:hAnsi="Arial" w:cs="Arial"/>
          <w:lang w:eastAsia="zh-CN"/>
        </w:rPr>
        <w:t xml:space="preserve"> -o Unigenes_vs_nr_blt.txt --max-target-seqs 10 –</w:t>
      </w:r>
      <w:proofErr w:type="spellStart"/>
      <w:r w:rsidRPr="00775F0E">
        <w:rPr>
          <w:rFonts w:ascii="Arial" w:hAnsi="Arial" w:cs="Arial"/>
          <w:lang w:eastAsia="zh-CN"/>
        </w:rPr>
        <w:t>evalue</w:t>
      </w:r>
      <w:proofErr w:type="spellEnd"/>
      <w:r w:rsidRPr="00775F0E">
        <w:rPr>
          <w:rFonts w:ascii="Arial" w:hAnsi="Arial" w:cs="Arial"/>
          <w:lang w:eastAsia="zh-CN"/>
        </w:rPr>
        <w:t xml:space="preserve"> 1e-5 --</w:t>
      </w:r>
      <w:proofErr w:type="spellStart"/>
      <w:r w:rsidRPr="00775F0E">
        <w:rPr>
          <w:rFonts w:ascii="Arial" w:hAnsi="Arial" w:cs="Arial"/>
          <w:lang w:eastAsia="zh-CN"/>
        </w:rPr>
        <w:t>outfmt</w:t>
      </w:r>
      <w:proofErr w:type="spellEnd"/>
      <w:r w:rsidRPr="00775F0E">
        <w:rPr>
          <w:rFonts w:ascii="Arial" w:hAnsi="Arial" w:cs="Arial"/>
          <w:lang w:eastAsia="zh-CN"/>
        </w:rPr>
        <w:t xml:space="preserve"> 6 </w:t>
      </w:r>
      <w:proofErr w:type="spellStart"/>
      <w:r w:rsidRPr="00775F0E">
        <w:rPr>
          <w:rFonts w:ascii="Arial" w:hAnsi="Arial" w:cs="Arial"/>
          <w:lang w:eastAsia="zh-CN"/>
        </w:rPr>
        <w:t>qseqid</w:t>
      </w:r>
      <w:proofErr w:type="spellEnd"/>
      <w:r w:rsidRPr="00775F0E">
        <w:rPr>
          <w:rFonts w:ascii="Arial" w:hAnsi="Arial" w:cs="Arial"/>
          <w:lang w:eastAsia="zh-CN"/>
        </w:rPr>
        <w:t xml:space="preserve"> </w:t>
      </w:r>
      <w:proofErr w:type="spellStart"/>
      <w:r w:rsidRPr="00775F0E">
        <w:rPr>
          <w:rFonts w:ascii="Arial" w:hAnsi="Arial" w:cs="Arial"/>
          <w:lang w:eastAsia="zh-CN"/>
        </w:rPr>
        <w:t>qlen</w:t>
      </w:r>
      <w:proofErr w:type="spellEnd"/>
      <w:r w:rsidRPr="00775F0E">
        <w:rPr>
          <w:rFonts w:ascii="Arial" w:hAnsi="Arial" w:cs="Arial"/>
          <w:lang w:eastAsia="zh-CN"/>
        </w:rPr>
        <w:t xml:space="preserve"> </w:t>
      </w:r>
      <w:proofErr w:type="spellStart"/>
      <w:r w:rsidRPr="00775F0E">
        <w:rPr>
          <w:rFonts w:ascii="Arial" w:hAnsi="Arial" w:cs="Arial"/>
          <w:lang w:eastAsia="zh-CN"/>
        </w:rPr>
        <w:t>sseqid</w:t>
      </w:r>
      <w:proofErr w:type="spellEnd"/>
      <w:r w:rsidRPr="00775F0E">
        <w:rPr>
          <w:rFonts w:ascii="Arial" w:hAnsi="Arial" w:cs="Arial"/>
          <w:lang w:eastAsia="zh-CN"/>
        </w:rPr>
        <w:t xml:space="preserve"> </w:t>
      </w:r>
      <w:proofErr w:type="spellStart"/>
      <w:r w:rsidRPr="00775F0E">
        <w:rPr>
          <w:rFonts w:ascii="Arial" w:hAnsi="Arial" w:cs="Arial"/>
          <w:lang w:eastAsia="zh-CN"/>
        </w:rPr>
        <w:t>stitle</w:t>
      </w:r>
      <w:proofErr w:type="spellEnd"/>
      <w:r w:rsidRPr="00775F0E">
        <w:rPr>
          <w:rFonts w:ascii="Arial" w:hAnsi="Arial" w:cs="Arial"/>
          <w:lang w:eastAsia="zh-CN"/>
        </w:rPr>
        <w:t xml:space="preserve"> </w:t>
      </w:r>
      <w:proofErr w:type="spellStart"/>
      <w:r w:rsidRPr="00775F0E">
        <w:rPr>
          <w:rFonts w:ascii="Arial" w:hAnsi="Arial" w:cs="Arial"/>
          <w:lang w:eastAsia="zh-CN"/>
        </w:rPr>
        <w:t>slen</w:t>
      </w:r>
      <w:proofErr w:type="spellEnd"/>
      <w:r w:rsidRPr="00775F0E">
        <w:rPr>
          <w:rFonts w:ascii="Arial" w:hAnsi="Arial" w:cs="Arial"/>
          <w:lang w:eastAsia="zh-CN"/>
        </w:rPr>
        <w:t xml:space="preserve"> </w:t>
      </w:r>
      <w:proofErr w:type="spellStart"/>
      <w:r w:rsidRPr="00775F0E">
        <w:rPr>
          <w:rFonts w:ascii="Arial" w:hAnsi="Arial" w:cs="Arial"/>
          <w:lang w:eastAsia="zh-CN"/>
        </w:rPr>
        <w:t>pident</w:t>
      </w:r>
      <w:proofErr w:type="spellEnd"/>
      <w:r w:rsidRPr="00775F0E">
        <w:rPr>
          <w:rFonts w:ascii="Arial" w:hAnsi="Arial" w:cs="Arial"/>
          <w:lang w:eastAsia="zh-CN"/>
        </w:rPr>
        <w:t xml:space="preserve"> length mismatch </w:t>
      </w:r>
      <w:proofErr w:type="spellStart"/>
      <w:r w:rsidRPr="00775F0E">
        <w:rPr>
          <w:rFonts w:ascii="Arial" w:hAnsi="Arial" w:cs="Arial"/>
          <w:lang w:eastAsia="zh-CN"/>
        </w:rPr>
        <w:t>gapopen</w:t>
      </w:r>
      <w:proofErr w:type="spellEnd"/>
      <w:r w:rsidRPr="00775F0E">
        <w:rPr>
          <w:rFonts w:ascii="Arial" w:hAnsi="Arial" w:cs="Arial"/>
          <w:lang w:eastAsia="zh-CN"/>
        </w:rPr>
        <w:t xml:space="preserve"> </w:t>
      </w:r>
      <w:proofErr w:type="spellStart"/>
      <w:r w:rsidRPr="00775F0E">
        <w:rPr>
          <w:rFonts w:ascii="Arial" w:hAnsi="Arial" w:cs="Arial"/>
          <w:lang w:eastAsia="zh-CN"/>
        </w:rPr>
        <w:t>qstart</w:t>
      </w:r>
      <w:proofErr w:type="spellEnd"/>
      <w:r w:rsidRPr="00775F0E">
        <w:rPr>
          <w:rFonts w:ascii="Arial" w:hAnsi="Arial" w:cs="Arial"/>
          <w:lang w:eastAsia="zh-CN"/>
        </w:rPr>
        <w:t xml:space="preserve"> </w:t>
      </w:r>
      <w:proofErr w:type="spellStart"/>
      <w:r w:rsidRPr="00775F0E">
        <w:rPr>
          <w:rFonts w:ascii="Arial" w:hAnsi="Arial" w:cs="Arial"/>
          <w:lang w:eastAsia="zh-CN"/>
        </w:rPr>
        <w:t>qend</w:t>
      </w:r>
      <w:proofErr w:type="spellEnd"/>
      <w:r w:rsidRPr="00775F0E">
        <w:rPr>
          <w:rFonts w:ascii="Arial" w:hAnsi="Arial" w:cs="Arial"/>
          <w:lang w:eastAsia="zh-CN"/>
        </w:rPr>
        <w:t xml:space="preserve"> </w:t>
      </w:r>
      <w:proofErr w:type="spellStart"/>
      <w:r w:rsidRPr="00775F0E">
        <w:rPr>
          <w:rFonts w:ascii="Arial" w:hAnsi="Arial" w:cs="Arial"/>
          <w:lang w:eastAsia="zh-CN"/>
        </w:rPr>
        <w:t>sstart</w:t>
      </w:r>
      <w:proofErr w:type="spellEnd"/>
      <w:r w:rsidRPr="00775F0E">
        <w:rPr>
          <w:rFonts w:ascii="Arial" w:hAnsi="Arial" w:cs="Arial"/>
          <w:lang w:eastAsia="zh-CN"/>
        </w:rPr>
        <w:t xml:space="preserve"> send </w:t>
      </w:r>
      <w:proofErr w:type="spellStart"/>
      <w:r w:rsidRPr="00775F0E">
        <w:rPr>
          <w:rFonts w:ascii="Arial" w:hAnsi="Arial" w:cs="Arial"/>
          <w:lang w:eastAsia="zh-CN"/>
        </w:rPr>
        <w:t>evalue</w:t>
      </w:r>
      <w:proofErr w:type="spellEnd"/>
      <w:r w:rsidRPr="00775F0E">
        <w:rPr>
          <w:rFonts w:ascii="Arial" w:hAnsi="Arial" w:cs="Arial"/>
          <w:lang w:eastAsia="zh-CN"/>
        </w:rPr>
        <w:t xml:space="preserve"> </w:t>
      </w:r>
      <w:proofErr w:type="spellStart"/>
      <w:r w:rsidRPr="00775F0E">
        <w:rPr>
          <w:rFonts w:ascii="Arial" w:hAnsi="Arial" w:cs="Arial"/>
          <w:lang w:eastAsia="zh-CN"/>
        </w:rPr>
        <w:t>bitscore</w:t>
      </w:r>
      <w:proofErr w:type="spellEnd"/>
    </w:p>
    <w:p w14:paraId="11B07E69" w14:textId="38A29FDC" w:rsidR="00B6709C" w:rsidRPr="00775F0E" w:rsidRDefault="00B6709C" w:rsidP="00900BD5">
      <w:pPr>
        <w:pStyle w:val="ad"/>
        <w:adjustRightInd w:val="0"/>
        <w:snapToGrid w:val="0"/>
        <w:spacing w:line="360" w:lineRule="auto"/>
        <w:ind w:left="780" w:firstLineChars="0" w:firstLine="0"/>
        <w:jc w:val="both"/>
        <w:rPr>
          <w:rFonts w:ascii="Arial" w:hAnsi="Arial" w:cs="Arial"/>
          <w:lang w:eastAsia="zh-CN"/>
        </w:rPr>
      </w:pPr>
      <w:r w:rsidRPr="00775F0E">
        <w:rPr>
          <w:rFonts w:ascii="Arial" w:hAnsi="Arial" w:cs="Arial" w:hint="eastAsia"/>
          <w:lang w:eastAsia="zh-CN"/>
        </w:rPr>
        <w:t>$</w:t>
      </w:r>
      <w:r w:rsidR="008B36C7" w:rsidRPr="00775F0E">
        <w:rPr>
          <w:rFonts w:ascii="Arial" w:hAnsi="Arial" w:cs="Arial"/>
          <w:lang w:eastAsia="zh-CN"/>
        </w:rPr>
        <w:t xml:space="preserve"> </w:t>
      </w:r>
      <w:r w:rsidRPr="00775F0E">
        <w:rPr>
          <w:rFonts w:ascii="Arial" w:hAnsi="Arial" w:cs="Arial"/>
          <w:lang w:eastAsia="zh-CN"/>
        </w:rPr>
        <w:t xml:space="preserve">blast2lca -input </w:t>
      </w:r>
      <w:r w:rsidR="008B36C7" w:rsidRPr="00775F0E">
        <w:rPr>
          <w:rFonts w:ascii="Arial" w:hAnsi="Arial" w:cs="Arial"/>
          <w:lang w:eastAsia="zh-CN"/>
        </w:rPr>
        <w:t xml:space="preserve">Unigenes_vs_nr_blt.txt -o </w:t>
      </w:r>
      <w:proofErr w:type="spellStart"/>
      <w:r w:rsidR="008B36C7" w:rsidRPr="00775F0E">
        <w:rPr>
          <w:rFonts w:ascii="Arial" w:hAnsi="Arial" w:cs="Arial"/>
          <w:lang w:eastAsia="zh-CN"/>
        </w:rPr>
        <w:t>Unigenes_vs_nr_blt.tax</w:t>
      </w:r>
      <w:proofErr w:type="spellEnd"/>
      <w:r w:rsidR="008B36C7" w:rsidRPr="00775F0E">
        <w:rPr>
          <w:rFonts w:ascii="Arial" w:hAnsi="Arial" w:cs="Arial"/>
          <w:lang w:eastAsia="zh-CN"/>
        </w:rPr>
        <w:t xml:space="preserve"> -</w:t>
      </w:r>
      <w:proofErr w:type="spellStart"/>
      <w:r w:rsidR="008B36C7" w:rsidRPr="00775F0E">
        <w:rPr>
          <w:rFonts w:ascii="Arial" w:hAnsi="Arial" w:cs="Arial"/>
          <w:lang w:eastAsia="zh-CN"/>
        </w:rPr>
        <w:t>ms</w:t>
      </w:r>
      <w:proofErr w:type="spellEnd"/>
      <w:r w:rsidR="008B36C7" w:rsidRPr="00775F0E">
        <w:rPr>
          <w:rFonts w:ascii="Arial" w:hAnsi="Arial" w:cs="Arial"/>
          <w:lang w:eastAsia="zh-CN"/>
        </w:rPr>
        <w:t xml:space="preserve"> 50 -me 0.000001 -g2t gi_taxid-March2015X.bin</w:t>
      </w:r>
    </w:p>
    <w:p w14:paraId="05E932D6" w14:textId="6E272B4E" w:rsidR="00C30BF3" w:rsidRPr="00775F0E" w:rsidRDefault="0008138C" w:rsidP="006B52BB">
      <w:pPr>
        <w:pStyle w:val="ad"/>
        <w:numPr>
          <w:ilvl w:val="1"/>
          <w:numId w:val="11"/>
        </w:numPr>
        <w:adjustRightInd w:val="0"/>
        <w:snapToGrid w:val="0"/>
        <w:spacing w:line="360" w:lineRule="auto"/>
        <w:ind w:firstLineChars="0"/>
        <w:jc w:val="both"/>
        <w:rPr>
          <w:rFonts w:ascii="Arial" w:hAnsi="Arial" w:cs="Arial"/>
          <w:lang w:eastAsia="zh-CN"/>
        </w:rPr>
      </w:pPr>
      <w:r w:rsidRPr="00775F0E">
        <w:rPr>
          <w:rFonts w:ascii="Arial" w:hAnsi="Arial" w:cs="Arial" w:hint="eastAsia"/>
          <w:lang w:eastAsia="zh-CN"/>
        </w:rPr>
        <w:lastRenderedPageBreak/>
        <w:t>通过将基因序列和特定数据库</w:t>
      </w:r>
      <w:r w:rsidR="006B52BB" w:rsidRPr="00775F0E">
        <w:rPr>
          <w:rFonts w:ascii="Arial" w:hAnsi="Arial" w:cs="Arial" w:hint="eastAsia"/>
          <w:lang w:eastAsia="zh-CN"/>
        </w:rPr>
        <w:t>（如</w:t>
      </w:r>
      <w:r w:rsidR="006B52BB" w:rsidRPr="00775F0E">
        <w:rPr>
          <w:rFonts w:ascii="Arial" w:hAnsi="Arial" w:cs="Arial" w:hint="eastAsia"/>
          <w:lang w:eastAsia="zh-CN"/>
        </w:rPr>
        <w:t>K</w:t>
      </w:r>
      <w:r w:rsidR="006B52BB" w:rsidRPr="00775F0E">
        <w:rPr>
          <w:rFonts w:ascii="Arial" w:hAnsi="Arial" w:cs="Arial"/>
          <w:lang w:eastAsia="zh-CN"/>
        </w:rPr>
        <w:t>EGG</w:t>
      </w:r>
      <w:r w:rsidR="006B52BB" w:rsidRPr="00775F0E">
        <w:rPr>
          <w:rFonts w:ascii="Arial" w:hAnsi="Arial" w:cs="Arial" w:hint="eastAsia"/>
          <w:lang w:eastAsia="zh-CN"/>
        </w:rPr>
        <w:t>）</w:t>
      </w:r>
      <w:r w:rsidRPr="00775F0E">
        <w:rPr>
          <w:rFonts w:ascii="Arial" w:hAnsi="Arial" w:cs="Arial" w:hint="eastAsia"/>
          <w:lang w:eastAsia="zh-CN"/>
        </w:rPr>
        <w:t>进行比对，完成</w:t>
      </w:r>
      <w:r w:rsidR="00C30BF3" w:rsidRPr="00775F0E">
        <w:rPr>
          <w:rFonts w:ascii="Arial" w:hAnsi="Arial" w:cs="Arial" w:hint="eastAsia"/>
          <w:lang w:eastAsia="zh-CN"/>
        </w:rPr>
        <w:t>基因</w:t>
      </w:r>
      <w:r w:rsidRPr="00775F0E">
        <w:rPr>
          <w:rFonts w:ascii="Arial" w:hAnsi="Arial" w:cs="Arial" w:hint="eastAsia"/>
          <w:lang w:eastAsia="zh-CN"/>
        </w:rPr>
        <w:t>功能注释</w:t>
      </w:r>
      <w:r w:rsidR="006B52BB" w:rsidRPr="00775F0E">
        <w:rPr>
          <w:rFonts w:ascii="Arial" w:hAnsi="Arial" w:cs="Arial" w:hint="eastAsia"/>
          <w:lang w:eastAsia="zh-CN"/>
        </w:rPr>
        <w:t>。</w:t>
      </w:r>
      <w:r w:rsidR="00963563" w:rsidRPr="00775F0E">
        <w:rPr>
          <w:rFonts w:ascii="Arial" w:hAnsi="Arial" w:cs="Arial" w:hint="eastAsia"/>
          <w:lang w:eastAsia="zh-CN"/>
        </w:rPr>
        <w:t>序列比对使用</w:t>
      </w:r>
      <w:r w:rsidR="00963563" w:rsidRPr="00775F0E">
        <w:rPr>
          <w:rFonts w:ascii="Arial" w:hAnsi="Arial" w:cs="Arial" w:hint="eastAsia"/>
          <w:lang w:eastAsia="zh-CN"/>
        </w:rPr>
        <w:t>diamond</w:t>
      </w:r>
      <w:r w:rsidR="00C30BF3" w:rsidRPr="00775F0E">
        <w:rPr>
          <w:rFonts w:ascii="Arial" w:hAnsi="Arial" w:cs="Arial" w:hint="eastAsia"/>
          <w:lang w:eastAsia="zh-CN"/>
        </w:rPr>
        <w:t>（</w:t>
      </w:r>
      <w:r w:rsidR="00C30BF3" w:rsidRPr="00775F0E">
        <w:rPr>
          <w:rFonts w:ascii="Arial" w:hAnsi="Arial" w:cs="Arial"/>
          <w:lang w:eastAsia="zh-CN"/>
        </w:rPr>
        <w:t>https://github.com/bbuchfink/diamond</w:t>
      </w:r>
      <w:r w:rsidR="00C30BF3" w:rsidRPr="00775F0E">
        <w:rPr>
          <w:rFonts w:ascii="Arial" w:hAnsi="Arial" w:cs="Arial" w:hint="eastAsia"/>
          <w:lang w:eastAsia="zh-CN"/>
        </w:rPr>
        <w:t>）</w:t>
      </w:r>
      <w:r w:rsidR="00963563" w:rsidRPr="00775F0E">
        <w:rPr>
          <w:rFonts w:ascii="Arial" w:hAnsi="Arial" w:cs="Arial" w:hint="eastAsia"/>
          <w:lang w:eastAsia="zh-CN"/>
        </w:rPr>
        <w:t>软件进行</w:t>
      </w:r>
      <w:r w:rsidR="00C30BF3" w:rsidRPr="00775F0E">
        <w:rPr>
          <w:rFonts w:ascii="Arial" w:hAnsi="Arial" w:cs="Arial" w:hint="eastAsia"/>
          <w:lang w:eastAsia="zh-CN"/>
        </w:rPr>
        <w:t>。</w:t>
      </w:r>
    </w:p>
    <w:p w14:paraId="134FF5F3" w14:textId="2AB933F3" w:rsidR="007A2B36" w:rsidRPr="00775F0E" w:rsidRDefault="00784595" w:rsidP="00164BB3">
      <w:pPr>
        <w:pStyle w:val="ad"/>
        <w:adjustRightInd w:val="0"/>
        <w:snapToGrid w:val="0"/>
        <w:spacing w:line="360" w:lineRule="auto"/>
        <w:ind w:left="780" w:firstLine="480"/>
        <w:jc w:val="both"/>
        <w:rPr>
          <w:rFonts w:ascii="Arial" w:hAnsi="Arial" w:cs="Arial"/>
          <w:lang w:eastAsia="zh-CN"/>
        </w:rPr>
      </w:pPr>
      <w:r w:rsidRPr="00775F0E">
        <w:rPr>
          <w:rFonts w:ascii="Arial" w:hAnsi="Arial" w:cs="Arial" w:hint="eastAsia"/>
          <w:lang w:eastAsia="zh-CN"/>
        </w:rPr>
        <w:t>KEGG</w:t>
      </w:r>
      <w:r w:rsidRPr="00775F0E">
        <w:rPr>
          <w:rFonts w:ascii="Arial" w:hAnsi="Arial" w:cs="Arial" w:hint="eastAsia"/>
          <w:lang w:eastAsia="zh-CN"/>
        </w:rPr>
        <w:t>数据库</w:t>
      </w:r>
      <w:r w:rsidR="00A10762" w:rsidRPr="00775F0E">
        <w:rPr>
          <w:rFonts w:ascii="Arial" w:hAnsi="Arial" w:cs="Arial" w:hint="eastAsia"/>
          <w:lang w:eastAsia="zh-CN"/>
        </w:rPr>
        <w:t>（</w:t>
      </w:r>
      <w:hyperlink r:id="rId12" w:history="1">
        <w:r w:rsidR="00A10762" w:rsidRPr="00775F0E">
          <w:rPr>
            <w:rStyle w:val="ab"/>
            <w:rFonts w:ascii="Arial" w:hAnsi="Arial" w:cs="Arial" w:hint="eastAsia"/>
            <w:color w:val="auto"/>
            <w:lang w:eastAsia="zh-CN"/>
          </w:rPr>
          <w:t>https://pa</w:t>
        </w:r>
        <w:r w:rsidR="00A10762" w:rsidRPr="00775F0E">
          <w:rPr>
            <w:rStyle w:val="ab"/>
            <w:rFonts w:ascii="Arial" w:hAnsi="Arial" w:cs="Arial" w:hint="eastAsia"/>
            <w:color w:val="auto"/>
            <w:lang w:eastAsia="zh-CN"/>
          </w:rPr>
          <w:t>n</w:t>
        </w:r>
        <w:r w:rsidR="00A10762" w:rsidRPr="00775F0E">
          <w:rPr>
            <w:rStyle w:val="ab"/>
            <w:rFonts w:ascii="Arial" w:hAnsi="Arial" w:cs="Arial" w:hint="eastAsia"/>
            <w:color w:val="auto"/>
            <w:lang w:eastAsia="zh-CN"/>
          </w:rPr>
          <w:t>.baidu.com/s/1jnulGNSQ3qDfoB3b76a0Dg</w:t>
        </w:r>
      </w:hyperlink>
      <w:r w:rsidR="00A10762" w:rsidRPr="00775F0E">
        <w:rPr>
          <w:rFonts w:ascii="Arial" w:hAnsi="Arial" w:cs="Arial" w:hint="eastAsia"/>
          <w:lang w:eastAsia="zh-CN"/>
        </w:rPr>
        <w:t>，</w:t>
      </w:r>
      <w:r w:rsidR="0058566A" w:rsidRPr="00775F0E">
        <w:rPr>
          <w:rFonts w:ascii="Arial" w:hAnsi="Arial" w:cs="Arial" w:hint="eastAsia"/>
          <w:lang w:eastAsia="zh-CN"/>
        </w:rPr>
        <w:t>提取码：</w:t>
      </w:r>
      <w:proofErr w:type="spellStart"/>
      <w:r w:rsidR="0058566A" w:rsidRPr="00775F0E">
        <w:rPr>
          <w:rFonts w:ascii="Arial" w:hAnsi="Arial" w:cs="Arial"/>
          <w:lang w:eastAsia="zh-CN"/>
        </w:rPr>
        <w:t>jzal</w:t>
      </w:r>
      <w:proofErr w:type="spellEnd"/>
      <w:r w:rsidR="00C30BF3" w:rsidRPr="00775F0E">
        <w:rPr>
          <w:rFonts w:ascii="Arial" w:hAnsi="Arial" w:cs="Arial" w:hint="eastAsia"/>
          <w:lang w:eastAsia="zh-CN"/>
        </w:rPr>
        <w:t>）</w:t>
      </w:r>
    </w:p>
    <w:p w14:paraId="36B64681" w14:textId="3394A66E" w:rsidR="00C30BF3" w:rsidRPr="00775F0E" w:rsidRDefault="00C30BF3" w:rsidP="00C30BF3">
      <w:pPr>
        <w:pStyle w:val="ad"/>
        <w:adjustRightInd w:val="0"/>
        <w:snapToGrid w:val="0"/>
        <w:spacing w:line="360" w:lineRule="auto"/>
        <w:ind w:left="780" w:firstLineChars="0" w:firstLine="0"/>
        <w:jc w:val="both"/>
        <w:rPr>
          <w:rFonts w:ascii="Arial" w:hAnsi="Arial" w:cs="Arial"/>
          <w:lang w:eastAsia="zh-CN"/>
        </w:rPr>
      </w:pPr>
      <w:r w:rsidRPr="00775F0E">
        <w:rPr>
          <w:rFonts w:ascii="Arial" w:hAnsi="Arial" w:cs="Arial" w:hint="eastAsia"/>
          <w:lang w:eastAsia="zh-CN"/>
        </w:rPr>
        <w:t>$</w:t>
      </w:r>
      <w:r w:rsidRPr="00775F0E">
        <w:rPr>
          <w:rFonts w:ascii="Arial" w:hAnsi="Arial" w:cs="Arial"/>
          <w:lang w:eastAsia="zh-CN"/>
        </w:rPr>
        <w:t xml:space="preserve"> diamond </w:t>
      </w:r>
      <w:proofErr w:type="spellStart"/>
      <w:r w:rsidRPr="00775F0E">
        <w:rPr>
          <w:rFonts w:ascii="Arial" w:hAnsi="Arial" w:cs="Arial"/>
          <w:lang w:eastAsia="zh-CN"/>
        </w:rPr>
        <w:t>makedb</w:t>
      </w:r>
      <w:proofErr w:type="spellEnd"/>
      <w:r w:rsidR="00A14D35" w:rsidRPr="00775F0E">
        <w:rPr>
          <w:rFonts w:ascii="Arial" w:hAnsi="Arial" w:cs="Arial"/>
          <w:lang w:eastAsia="zh-CN"/>
        </w:rPr>
        <w:t xml:space="preserve"> –in </w:t>
      </w:r>
      <w:proofErr w:type="spellStart"/>
      <w:r w:rsidR="00A14D35" w:rsidRPr="00775F0E">
        <w:rPr>
          <w:rFonts w:ascii="Arial" w:hAnsi="Arial" w:cs="Arial"/>
          <w:lang w:eastAsia="zh-CN"/>
        </w:rPr>
        <w:t>meta.pep</w:t>
      </w:r>
      <w:proofErr w:type="spellEnd"/>
      <w:r w:rsidR="00A14D35" w:rsidRPr="00775F0E">
        <w:rPr>
          <w:rFonts w:ascii="Arial" w:hAnsi="Arial" w:cs="Arial"/>
          <w:lang w:eastAsia="zh-CN"/>
        </w:rPr>
        <w:t xml:space="preserve"> -d </w:t>
      </w:r>
      <w:proofErr w:type="spellStart"/>
      <w:proofErr w:type="gramStart"/>
      <w:r w:rsidR="00A14D35" w:rsidRPr="00775F0E">
        <w:rPr>
          <w:rFonts w:ascii="Arial" w:hAnsi="Arial" w:cs="Arial"/>
          <w:lang w:eastAsia="zh-CN"/>
        </w:rPr>
        <w:t>meta.dmnd</w:t>
      </w:r>
      <w:proofErr w:type="spellEnd"/>
      <w:proofErr w:type="gramEnd"/>
    </w:p>
    <w:p w14:paraId="68C18CB8" w14:textId="20D38C8A" w:rsidR="00A14D35" w:rsidRPr="00775F0E" w:rsidRDefault="00A14D35" w:rsidP="00164BB3">
      <w:pPr>
        <w:pStyle w:val="ad"/>
        <w:adjustRightInd w:val="0"/>
        <w:snapToGrid w:val="0"/>
        <w:spacing w:line="360" w:lineRule="auto"/>
        <w:ind w:left="780" w:firstLineChars="0" w:firstLine="0"/>
        <w:jc w:val="both"/>
        <w:rPr>
          <w:rFonts w:ascii="Arial" w:hAnsi="Arial" w:cs="Arial"/>
          <w:lang w:eastAsia="zh-CN"/>
        </w:rPr>
      </w:pPr>
      <w:r w:rsidRPr="00775F0E">
        <w:rPr>
          <w:rFonts w:ascii="Arial" w:hAnsi="Arial" w:cs="Arial"/>
          <w:lang w:eastAsia="zh-CN"/>
        </w:rPr>
        <w:t xml:space="preserve">$ diamond </w:t>
      </w:r>
      <w:proofErr w:type="spellStart"/>
      <w:r w:rsidRPr="00775F0E">
        <w:rPr>
          <w:rFonts w:ascii="Arial" w:hAnsi="Arial" w:cs="Arial"/>
          <w:lang w:eastAsia="zh-CN"/>
        </w:rPr>
        <w:t>blastp</w:t>
      </w:r>
      <w:proofErr w:type="spellEnd"/>
      <w:r w:rsidRPr="00775F0E">
        <w:rPr>
          <w:rFonts w:ascii="Arial" w:hAnsi="Arial" w:cs="Arial"/>
          <w:lang w:eastAsia="zh-CN"/>
        </w:rPr>
        <w:t xml:space="preserve"> -d </w:t>
      </w:r>
      <w:proofErr w:type="spellStart"/>
      <w:proofErr w:type="gramStart"/>
      <w:r w:rsidRPr="00775F0E">
        <w:rPr>
          <w:rFonts w:ascii="Arial" w:hAnsi="Arial" w:cs="Arial"/>
          <w:lang w:eastAsia="zh-CN"/>
        </w:rPr>
        <w:t>meta.dmnd</w:t>
      </w:r>
      <w:proofErr w:type="spellEnd"/>
      <w:proofErr w:type="gramEnd"/>
      <w:r w:rsidRPr="00775F0E">
        <w:rPr>
          <w:rFonts w:ascii="Arial" w:hAnsi="Arial" w:cs="Arial"/>
          <w:lang w:eastAsia="zh-CN"/>
        </w:rPr>
        <w:t xml:space="preserve"> -q </w:t>
      </w:r>
      <w:proofErr w:type="spellStart"/>
      <w:r w:rsidRPr="00775F0E">
        <w:rPr>
          <w:rFonts w:ascii="Arial" w:hAnsi="Arial" w:cs="Arial"/>
          <w:lang w:eastAsia="zh-CN"/>
        </w:rPr>
        <w:t>Unigenes_pro.fa</w:t>
      </w:r>
      <w:proofErr w:type="spellEnd"/>
      <w:r w:rsidRPr="00775F0E">
        <w:rPr>
          <w:rFonts w:ascii="Arial" w:hAnsi="Arial" w:cs="Arial"/>
          <w:lang w:eastAsia="zh-CN"/>
        </w:rPr>
        <w:t xml:space="preserve"> </w:t>
      </w:r>
      <w:r w:rsidR="00AE011C" w:rsidRPr="00775F0E">
        <w:rPr>
          <w:rFonts w:ascii="Arial" w:hAnsi="Arial" w:cs="Arial"/>
          <w:lang w:eastAsia="zh-CN"/>
        </w:rPr>
        <w:t xml:space="preserve">-k 1 -p 50 -f 6 </w:t>
      </w:r>
      <w:r w:rsidRPr="00775F0E">
        <w:rPr>
          <w:rFonts w:ascii="Arial" w:hAnsi="Arial" w:cs="Arial"/>
          <w:lang w:eastAsia="zh-CN"/>
        </w:rPr>
        <w:t xml:space="preserve">-o Unigenes_vs_kegg_blt.txt </w:t>
      </w:r>
    </w:p>
    <w:p w14:paraId="5E94A541" w14:textId="77777777" w:rsidR="005016E5" w:rsidRPr="00775F0E" w:rsidRDefault="005016E5" w:rsidP="00052407">
      <w:pPr>
        <w:widowControl w:val="0"/>
        <w:adjustRightInd w:val="0"/>
        <w:snapToGrid w:val="0"/>
        <w:spacing w:line="360" w:lineRule="auto"/>
        <w:jc w:val="both"/>
        <w:rPr>
          <w:rFonts w:ascii="Arial" w:hAnsi="Arial" w:cs="Arial"/>
          <w:b/>
          <w:kern w:val="0"/>
          <w:sz w:val="24"/>
          <w:szCs w:val="24"/>
          <w:lang w:eastAsia="zh-CN"/>
        </w:rPr>
      </w:pPr>
      <w:r w:rsidRPr="00775F0E">
        <w:rPr>
          <w:rFonts w:ascii="Arial" w:hAnsi="Arial" w:cs="Arial" w:hint="eastAsia"/>
          <w:b/>
          <w:kern w:val="0"/>
          <w:sz w:val="24"/>
          <w:szCs w:val="24"/>
          <w:lang w:eastAsia="zh-CN"/>
        </w:rPr>
        <w:t>结果分析</w:t>
      </w:r>
    </w:p>
    <w:p w14:paraId="49F2224B" w14:textId="144AB458" w:rsidR="00A26A5C" w:rsidRPr="00775F0E" w:rsidRDefault="00A26A5C" w:rsidP="00052407">
      <w:pPr>
        <w:widowControl w:val="0"/>
        <w:adjustRightInd w:val="0"/>
        <w:snapToGrid w:val="0"/>
        <w:spacing w:line="360" w:lineRule="auto"/>
        <w:jc w:val="both"/>
        <w:rPr>
          <w:rFonts w:ascii="Arial" w:hAnsi="Arial" w:cs="Arial"/>
          <w:kern w:val="0"/>
          <w:sz w:val="24"/>
          <w:szCs w:val="24"/>
          <w:lang w:eastAsia="zh-CN"/>
        </w:rPr>
      </w:pPr>
      <w:r w:rsidRPr="00775F0E">
        <w:rPr>
          <w:rFonts w:ascii="Arial" w:hAnsi="Arial" w:cs="Arial" w:hint="eastAsia"/>
          <w:kern w:val="0"/>
          <w:sz w:val="24"/>
          <w:szCs w:val="24"/>
          <w:lang w:eastAsia="zh-CN"/>
        </w:rPr>
        <w:t xml:space="preserve">   </w:t>
      </w:r>
      <w:r w:rsidRPr="00775F0E">
        <w:rPr>
          <w:rFonts w:ascii="Arial" w:hAnsi="Arial" w:cs="Arial" w:hint="eastAsia"/>
          <w:kern w:val="0"/>
          <w:sz w:val="24"/>
          <w:szCs w:val="24"/>
          <w:lang w:eastAsia="zh-CN"/>
        </w:rPr>
        <w:t>通过</w:t>
      </w:r>
      <w:r w:rsidRPr="00775F0E">
        <w:rPr>
          <w:rFonts w:ascii="Arial" w:hAnsi="Arial" w:cs="Arial"/>
          <w:kern w:val="0"/>
          <w:sz w:val="24"/>
          <w:szCs w:val="24"/>
          <w:lang w:eastAsia="zh-CN"/>
        </w:rPr>
        <w:t>和</w:t>
      </w:r>
      <w:r w:rsidRPr="00775F0E">
        <w:rPr>
          <w:rFonts w:ascii="Arial" w:hAnsi="Arial" w:cs="Arial" w:hint="eastAsia"/>
          <w:kern w:val="0"/>
          <w:sz w:val="24"/>
          <w:szCs w:val="24"/>
          <w:lang w:eastAsia="zh-CN"/>
        </w:rPr>
        <w:t xml:space="preserve">KEGG </w:t>
      </w:r>
      <w:r w:rsidRPr="00775F0E">
        <w:rPr>
          <w:rFonts w:ascii="Arial" w:hAnsi="Arial" w:cs="Arial" w:hint="eastAsia"/>
          <w:kern w:val="0"/>
          <w:sz w:val="24"/>
          <w:szCs w:val="24"/>
          <w:lang w:eastAsia="zh-CN"/>
        </w:rPr>
        <w:t>数据库</w:t>
      </w:r>
      <w:r w:rsidRPr="00775F0E">
        <w:rPr>
          <w:rFonts w:ascii="Arial" w:hAnsi="Arial" w:cs="Arial"/>
          <w:kern w:val="0"/>
          <w:sz w:val="24"/>
          <w:szCs w:val="24"/>
          <w:lang w:eastAsia="zh-CN"/>
        </w:rPr>
        <w:t>中的</w:t>
      </w:r>
      <w:r w:rsidRPr="00775F0E">
        <w:rPr>
          <w:rFonts w:ascii="Arial" w:hAnsi="Arial" w:cs="Arial" w:hint="eastAsia"/>
          <w:kern w:val="0"/>
          <w:sz w:val="24"/>
          <w:szCs w:val="24"/>
          <w:lang w:eastAsia="zh-CN"/>
        </w:rPr>
        <w:t>KO</w:t>
      </w:r>
      <w:r w:rsidRPr="00775F0E">
        <w:rPr>
          <w:rFonts w:ascii="Arial" w:hAnsi="Arial" w:cs="Arial" w:hint="eastAsia"/>
          <w:kern w:val="0"/>
          <w:sz w:val="24"/>
          <w:szCs w:val="24"/>
          <w:lang w:eastAsia="zh-CN"/>
        </w:rPr>
        <w:t>数据库</w:t>
      </w:r>
      <w:r w:rsidRPr="00775F0E">
        <w:rPr>
          <w:rFonts w:ascii="Arial" w:hAnsi="Arial" w:cs="Arial"/>
          <w:kern w:val="0"/>
          <w:sz w:val="24"/>
          <w:szCs w:val="24"/>
          <w:lang w:eastAsia="zh-CN"/>
        </w:rPr>
        <w:t>进行比对，得到不同层次的</w:t>
      </w:r>
      <w:r w:rsidRPr="00775F0E">
        <w:rPr>
          <w:rFonts w:ascii="Arial" w:hAnsi="Arial" w:cs="Arial" w:hint="eastAsia"/>
          <w:kern w:val="0"/>
          <w:sz w:val="24"/>
          <w:szCs w:val="24"/>
          <w:lang w:eastAsia="zh-CN"/>
        </w:rPr>
        <w:t>基因</w:t>
      </w:r>
      <w:r w:rsidRPr="00775F0E">
        <w:rPr>
          <w:rFonts w:ascii="Arial" w:hAnsi="Arial" w:cs="Arial"/>
          <w:kern w:val="0"/>
          <w:sz w:val="24"/>
          <w:szCs w:val="24"/>
          <w:lang w:eastAsia="zh-CN"/>
        </w:rPr>
        <w:t>功能分类</w:t>
      </w:r>
      <w:r w:rsidRPr="00775F0E">
        <w:rPr>
          <w:rFonts w:ascii="Arial" w:hAnsi="Arial" w:cs="Arial" w:hint="eastAsia"/>
          <w:kern w:val="0"/>
          <w:sz w:val="24"/>
          <w:szCs w:val="24"/>
          <w:lang w:eastAsia="zh-CN"/>
        </w:rPr>
        <w:t>（图</w:t>
      </w:r>
      <w:r w:rsidR="0062499F" w:rsidRPr="00775F0E">
        <w:rPr>
          <w:rFonts w:ascii="Arial" w:hAnsi="Arial" w:cs="Arial"/>
          <w:kern w:val="0"/>
          <w:sz w:val="24"/>
          <w:szCs w:val="24"/>
          <w:lang w:eastAsia="zh-CN"/>
        </w:rPr>
        <w:t>2</w:t>
      </w:r>
      <w:r w:rsidRPr="00775F0E">
        <w:rPr>
          <w:rFonts w:ascii="Arial" w:hAnsi="Arial" w:cs="Arial" w:hint="eastAsia"/>
          <w:kern w:val="0"/>
          <w:sz w:val="24"/>
          <w:szCs w:val="24"/>
          <w:lang w:eastAsia="zh-CN"/>
        </w:rPr>
        <w:t>）。以一种酸性土壤</w:t>
      </w:r>
      <w:r w:rsidRPr="00775F0E">
        <w:rPr>
          <w:rFonts w:ascii="Arial" w:hAnsi="Arial" w:cs="Arial"/>
          <w:kern w:val="0"/>
          <w:sz w:val="24"/>
          <w:szCs w:val="24"/>
          <w:lang w:eastAsia="zh-CN"/>
        </w:rPr>
        <w:t>样本为例，从</w:t>
      </w:r>
      <w:r w:rsidRPr="00775F0E">
        <w:rPr>
          <w:rFonts w:ascii="Arial" w:hAnsi="Arial" w:cs="Arial" w:hint="eastAsia"/>
          <w:kern w:val="0"/>
          <w:sz w:val="24"/>
          <w:szCs w:val="24"/>
          <w:lang w:eastAsia="zh-CN"/>
        </w:rPr>
        <w:t xml:space="preserve">KO </w:t>
      </w:r>
      <w:r w:rsidRPr="00775F0E">
        <w:rPr>
          <w:rFonts w:ascii="Arial" w:hAnsi="Arial" w:cs="Arial"/>
          <w:kern w:val="0"/>
          <w:sz w:val="24"/>
          <w:szCs w:val="24"/>
          <w:lang w:eastAsia="zh-CN"/>
        </w:rPr>
        <w:t>level</w:t>
      </w:r>
      <w:r w:rsidR="00B55C02" w:rsidRPr="00775F0E">
        <w:rPr>
          <w:rFonts w:ascii="Arial" w:hAnsi="Arial" w:cs="Arial"/>
          <w:kern w:val="0"/>
          <w:sz w:val="24"/>
          <w:szCs w:val="24"/>
          <w:lang w:eastAsia="zh-CN"/>
        </w:rPr>
        <w:t xml:space="preserve"> 1</w:t>
      </w:r>
      <w:r w:rsidRPr="00775F0E">
        <w:rPr>
          <w:rFonts w:ascii="Arial" w:hAnsi="Arial" w:cs="Arial" w:hint="eastAsia"/>
          <w:kern w:val="0"/>
          <w:sz w:val="24"/>
          <w:szCs w:val="24"/>
          <w:lang w:eastAsia="zh-CN"/>
        </w:rPr>
        <w:t>层次</w:t>
      </w:r>
      <w:r w:rsidRPr="00775F0E">
        <w:rPr>
          <w:rFonts w:ascii="Arial" w:hAnsi="Arial" w:cs="Arial"/>
          <w:kern w:val="0"/>
          <w:sz w:val="24"/>
          <w:szCs w:val="24"/>
          <w:lang w:eastAsia="zh-CN"/>
        </w:rPr>
        <w:t>来看，土壤</w:t>
      </w:r>
      <w:r w:rsidRPr="00775F0E">
        <w:rPr>
          <w:rFonts w:ascii="Arial" w:hAnsi="Arial" w:cs="Arial" w:hint="eastAsia"/>
          <w:kern w:val="0"/>
          <w:sz w:val="24"/>
          <w:szCs w:val="24"/>
          <w:lang w:eastAsia="zh-CN"/>
        </w:rPr>
        <w:t>微生物</w:t>
      </w:r>
      <w:r w:rsidRPr="00775F0E">
        <w:rPr>
          <w:rFonts w:ascii="Arial" w:hAnsi="Arial" w:cs="Arial"/>
          <w:kern w:val="0"/>
          <w:sz w:val="24"/>
          <w:szCs w:val="24"/>
          <w:lang w:eastAsia="zh-CN"/>
        </w:rPr>
        <w:t>的大部分活性基因与</w:t>
      </w:r>
      <w:r w:rsidRPr="00775F0E">
        <w:rPr>
          <w:rFonts w:ascii="Arial" w:hAnsi="Arial" w:cs="Arial" w:hint="eastAsia"/>
          <w:kern w:val="0"/>
          <w:sz w:val="24"/>
          <w:szCs w:val="24"/>
          <w:lang w:eastAsia="zh-CN"/>
        </w:rPr>
        <w:t>新陈代谢</w:t>
      </w:r>
      <w:r w:rsidRPr="00775F0E">
        <w:rPr>
          <w:rFonts w:ascii="Arial" w:hAnsi="Arial" w:cs="Arial"/>
          <w:kern w:val="0"/>
          <w:sz w:val="24"/>
          <w:szCs w:val="24"/>
          <w:lang w:eastAsia="zh-CN"/>
        </w:rPr>
        <w:t>（</w:t>
      </w:r>
      <w:r w:rsidRPr="00775F0E">
        <w:rPr>
          <w:rFonts w:ascii="Arial" w:hAnsi="Arial" w:cs="Arial" w:hint="eastAsia"/>
          <w:kern w:val="0"/>
          <w:sz w:val="24"/>
          <w:szCs w:val="24"/>
          <w:lang w:eastAsia="zh-CN"/>
        </w:rPr>
        <w:t>M</w:t>
      </w:r>
      <w:r w:rsidRPr="00775F0E">
        <w:rPr>
          <w:rFonts w:ascii="Arial" w:hAnsi="Arial" w:cs="Arial"/>
          <w:kern w:val="0"/>
          <w:sz w:val="24"/>
          <w:szCs w:val="24"/>
          <w:lang w:eastAsia="zh-CN"/>
        </w:rPr>
        <w:t>etabolism</w:t>
      </w:r>
      <w:r w:rsidRPr="00775F0E">
        <w:rPr>
          <w:rFonts w:ascii="Arial" w:hAnsi="Arial" w:cs="Arial"/>
          <w:kern w:val="0"/>
          <w:sz w:val="24"/>
          <w:szCs w:val="24"/>
          <w:lang w:eastAsia="zh-CN"/>
        </w:rPr>
        <w:t>）</w:t>
      </w:r>
      <w:r w:rsidRPr="00775F0E">
        <w:rPr>
          <w:rFonts w:ascii="Arial" w:hAnsi="Arial" w:cs="Arial" w:hint="eastAsia"/>
          <w:kern w:val="0"/>
          <w:sz w:val="24"/>
          <w:szCs w:val="24"/>
          <w:lang w:eastAsia="zh-CN"/>
        </w:rPr>
        <w:t>相关</w:t>
      </w:r>
      <w:r w:rsidRPr="00775F0E">
        <w:rPr>
          <w:rFonts w:ascii="Arial" w:hAnsi="Arial" w:cs="Arial"/>
          <w:kern w:val="0"/>
          <w:sz w:val="24"/>
          <w:szCs w:val="24"/>
          <w:lang w:eastAsia="zh-CN"/>
        </w:rPr>
        <w:t>，占总体基因</w:t>
      </w:r>
      <w:r w:rsidRPr="00775F0E">
        <w:rPr>
          <w:rFonts w:ascii="Arial" w:hAnsi="Arial" w:cs="Arial" w:hint="eastAsia"/>
          <w:kern w:val="0"/>
          <w:sz w:val="24"/>
          <w:szCs w:val="24"/>
          <w:lang w:eastAsia="zh-CN"/>
        </w:rPr>
        <w:t>表达量的</w:t>
      </w:r>
      <w:r w:rsidR="00280932" w:rsidRPr="00775F0E">
        <w:rPr>
          <w:rFonts w:ascii="Arial" w:hAnsi="Arial" w:cs="Arial"/>
          <w:kern w:val="0"/>
          <w:sz w:val="24"/>
          <w:szCs w:val="24"/>
          <w:lang w:eastAsia="zh-CN"/>
        </w:rPr>
        <w:t>45.7</w:t>
      </w:r>
      <w:r w:rsidRPr="00775F0E">
        <w:rPr>
          <w:rFonts w:ascii="Arial" w:hAnsi="Arial" w:cs="Arial"/>
          <w:kern w:val="0"/>
          <w:sz w:val="24"/>
          <w:szCs w:val="24"/>
          <w:lang w:eastAsia="zh-CN"/>
        </w:rPr>
        <w:t>%</w:t>
      </w:r>
      <w:r w:rsidRPr="00775F0E">
        <w:rPr>
          <w:rFonts w:ascii="Arial" w:hAnsi="Arial" w:cs="Arial"/>
          <w:kern w:val="0"/>
          <w:sz w:val="24"/>
          <w:szCs w:val="24"/>
          <w:lang w:eastAsia="zh-CN"/>
        </w:rPr>
        <w:t>，</w:t>
      </w:r>
      <w:r w:rsidRPr="00775F0E">
        <w:rPr>
          <w:rFonts w:ascii="Arial" w:hAnsi="Arial" w:cs="Arial" w:hint="eastAsia"/>
          <w:kern w:val="0"/>
          <w:sz w:val="24"/>
          <w:szCs w:val="24"/>
          <w:lang w:eastAsia="zh-CN"/>
        </w:rPr>
        <w:t>其次</w:t>
      </w:r>
      <w:r w:rsidRPr="00775F0E">
        <w:rPr>
          <w:rFonts w:ascii="Arial" w:hAnsi="Arial" w:cs="Arial"/>
          <w:kern w:val="0"/>
          <w:sz w:val="24"/>
          <w:szCs w:val="24"/>
          <w:lang w:eastAsia="zh-CN"/>
        </w:rPr>
        <w:t>为遗传信息加工（</w:t>
      </w:r>
      <w:r w:rsidRPr="00775F0E">
        <w:rPr>
          <w:rFonts w:ascii="Arial" w:hAnsi="Arial" w:cs="Arial" w:hint="eastAsia"/>
          <w:kern w:val="0"/>
          <w:sz w:val="24"/>
          <w:szCs w:val="24"/>
          <w:lang w:eastAsia="zh-CN"/>
        </w:rPr>
        <w:t>G</w:t>
      </w:r>
      <w:r w:rsidRPr="00775F0E">
        <w:rPr>
          <w:rFonts w:ascii="Arial" w:hAnsi="Arial" w:cs="Arial"/>
          <w:kern w:val="0"/>
          <w:sz w:val="24"/>
          <w:szCs w:val="24"/>
          <w:lang w:eastAsia="zh-CN"/>
        </w:rPr>
        <w:t>enetic information processing</w:t>
      </w:r>
      <w:r w:rsidR="00B55C02" w:rsidRPr="00775F0E">
        <w:rPr>
          <w:rFonts w:ascii="Arial" w:hAnsi="Arial" w:cs="Arial" w:hint="eastAsia"/>
          <w:kern w:val="0"/>
          <w:sz w:val="24"/>
          <w:szCs w:val="24"/>
          <w:lang w:eastAsia="zh-CN"/>
        </w:rPr>
        <w:t>，</w:t>
      </w:r>
      <w:r w:rsidR="00B55C02" w:rsidRPr="00775F0E">
        <w:rPr>
          <w:rFonts w:ascii="Arial" w:hAnsi="Arial" w:cs="Arial"/>
          <w:kern w:val="0"/>
          <w:sz w:val="24"/>
          <w:szCs w:val="24"/>
          <w:lang w:eastAsia="zh-CN"/>
        </w:rPr>
        <w:t>8.5</w:t>
      </w:r>
      <w:r w:rsidRPr="00775F0E">
        <w:rPr>
          <w:rFonts w:ascii="Arial" w:hAnsi="Arial" w:cs="Arial"/>
          <w:kern w:val="0"/>
          <w:sz w:val="24"/>
          <w:szCs w:val="24"/>
          <w:lang w:eastAsia="zh-CN"/>
        </w:rPr>
        <w:t>%</w:t>
      </w:r>
      <w:r w:rsidR="00B55C02" w:rsidRPr="00775F0E">
        <w:rPr>
          <w:rFonts w:ascii="Arial" w:hAnsi="Arial" w:cs="Arial" w:hint="eastAsia"/>
          <w:kern w:val="0"/>
          <w:sz w:val="24"/>
          <w:szCs w:val="24"/>
          <w:lang w:eastAsia="zh-CN"/>
        </w:rPr>
        <w:t>），</w:t>
      </w:r>
      <w:r w:rsidR="00B55C02" w:rsidRPr="00775F0E">
        <w:rPr>
          <w:rFonts w:ascii="Arial" w:hAnsi="Arial" w:cs="Arial"/>
          <w:kern w:val="0"/>
          <w:sz w:val="24"/>
          <w:szCs w:val="24"/>
          <w:lang w:eastAsia="zh-CN"/>
        </w:rPr>
        <w:t>环境信息加工（</w:t>
      </w:r>
      <w:r w:rsidR="00B55C02" w:rsidRPr="00775F0E">
        <w:rPr>
          <w:rFonts w:ascii="Arial" w:hAnsi="Arial" w:cs="Arial" w:hint="eastAsia"/>
          <w:kern w:val="0"/>
          <w:sz w:val="24"/>
          <w:szCs w:val="24"/>
          <w:lang w:eastAsia="zh-CN"/>
        </w:rPr>
        <w:t>E</w:t>
      </w:r>
      <w:r w:rsidR="00B55C02" w:rsidRPr="00775F0E">
        <w:rPr>
          <w:rFonts w:ascii="Arial" w:hAnsi="Arial" w:cs="Arial"/>
          <w:kern w:val="0"/>
          <w:sz w:val="24"/>
          <w:szCs w:val="24"/>
          <w:lang w:eastAsia="zh-CN"/>
        </w:rPr>
        <w:t>nvironmental information processing</w:t>
      </w:r>
      <w:r w:rsidR="00B55C02" w:rsidRPr="00775F0E">
        <w:rPr>
          <w:rFonts w:ascii="Arial" w:hAnsi="Arial" w:cs="Arial" w:hint="eastAsia"/>
          <w:kern w:val="0"/>
          <w:sz w:val="24"/>
          <w:szCs w:val="24"/>
          <w:lang w:eastAsia="zh-CN"/>
        </w:rPr>
        <w:t>，</w:t>
      </w:r>
      <w:r w:rsidR="00B55C02" w:rsidRPr="00775F0E">
        <w:rPr>
          <w:rFonts w:ascii="Arial" w:hAnsi="Arial" w:cs="Arial" w:hint="eastAsia"/>
          <w:kern w:val="0"/>
          <w:sz w:val="24"/>
          <w:szCs w:val="24"/>
          <w:lang w:eastAsia="zh-CN"/>
        </w:rPr>
        <w:t>9.6</w:t>
      </w:r>
      <w:r w:rsidR="00B55C02" w:rsidRPr="00775F0E">
        <w:rPr>
          <w:rFonts w:ascii="Arial" w:hAnsi="Arial" w:cs="Arial"/>
          <w:kern w:val="0"/>
          <w:sz w:val="24"/>
          <w:szCs w:val="24"/>
          <w:lang w:eastAsia="zh-CN"/>
        </w:rPr>
        <w:t>%</w:t>
      </w:r>
      <w:r w:rsidR="00B55C02" w:rsidRPr="00775F0E">
        <w:rPr>
          <w:rFonts w:ascii="Arial" w:hAnsi="Arial" w:cs="Arial"/>
          <w:kern w:val="0"/>
          <w:sz w:val="24"/>
          <w:szCs w:val="24"/>
          <w:lang w:eastAsia="zh-CN"/>
        </w:rPr>
        <w:t>）</w:t>
      </w:r>
      <w:r w:rsidR="00B55C02" w:rsidRPr="00775F0E">
        <w:rPr>
          <w:rFonts w:ascii="Arial" w:hAnsi="Arial" w:cs="Arial" w:hint="eastAsia"/>
          <w:kern w:val="0"/>
          <w:sz w:val="24"/>
          <w:szCs w:val="24"/>
          <w:lang w:eastAsia="zh-CN"/>
        </w:rPr>
        <w:t>和</w:t>
      </w:r>
      <w:r w:rsidR="00B55C02" w:rsidRPr="00775F0E">
        <w:rPr>
          <w:rFonts w:ascii="Arial" w:hAnsi="Arial" w:cs="Arial"/>
          <w:kern w:val="0"/>
          <w:sz w:val="24"/>
          <w:szCs w:val="24"/>
          <w:lang w:eastAsia="zh-CN"/>
        </w:rPr>
        <w:t>细胞过程</w:t>
      </w:r>
      <w:r w:rsidR="00B55C02" w:rsidRPr="00775F0E">
        <w:rPr>
          <w:rFonts w:ascii="Arial" w:hAnsi="Arial" w:cs="Arial" w:hint="eastAsia"/>
          <w:kern w:val="0"/>
          <w:sz w:val="24"/>
          <w:szCs w:val="24"/>
          <w:lang w:eastAsia="zh-CN"/>
        </w:rPr>
        <w:t>（</w:t>
      </w:r>
      <w:r w:rsidR="00B55C02" w:rsidRPr="00775F0E">
        <w:rPr>
          <w:rFonts w:ascii="Arial" w:hAnsi="Arial" w:cs="Arial" w:hint="eastAsia"/>
          <w:kern w:val="0"/>
          <w:sz w:val="24"/>
          <w:szCs w:val="24"/>
          <w:lang w:eastAsia="zh-CN"/>
        </w:rPr>
        <w:t>C</w:t>
      </w:r>
      <w:r w:rsidR="00B55C02" w:rsidRPr="00775F0E">
        <w:rPr>
          <w:rFonts w:ascii="Arial" w:hAnsi="Arial" w:cs="Arial"/>
          <w:kern w:val="0"/>
          <w:sz w:val="24"/>
          <w:szCs w:val="24"/>
          <w:lang w:eastAsia="zh-CN"/>
        </w:rPr>
        <w:t>ellular processes, 8.2%</w:t>
      </w:r>
      <w:r w:rsidR="00B55C02" w:rsidRPr="00775F0E">
        <w:rPr>
          <w:rFonts w:ascii="Arial" w:hAnsi="Arial" w:cs="Arial" w:hint="eastAsia"/>
          <w:kern w:val="0"/>
          <w:sz w:val="24"/>
          <w:szCs w:val="24"/>
          <w:lang w:eastAsia="zh-CN"/>
        </w:rPr>
        <w:t>）。</w:t>
      </w:r>
      <w:r w:rsidR="00B55C02" w:rsidRPr="00775F0E">
        <w:rPr>
          <w:rFonts w:ascii="Arial" w:hAnsi="Arial" w:cs="Arial" w:hint="eastAsia"/>
          <w:kern w:val="0"/>
          <w:sz w:val="24"/>
          <w:szCs w:val="24"/>
          <w:lang w:eastAsia="zh-CN"/>
        </w:rPr>
        <w:t xml:space="preserve">KO </w:t>
      </w:r>
      <w:r w:rsidR="00B55C02" w:rsidRPr="00775F0E">
        <w:rPr>
          <w:rFonts w:ascii="Arial" w:hAnsi="Arial" w:cs="Arial"/>
          <w:kern w:val="0"/>
          <w:sz w:val="24"/>
          <w:szCs w:val="24"/>
          <w:lang w:eastAsia="zh-CN"/>
        </w:rPr>
        <w:t xml:space="preserve">level 2 </w:t>
      </w:r>
      <w:r w:rsidR="00B55C02" w:rsidRPr="00775F0E">
        <w:rPr>
          <w:rFonts w:ascii="Arial" w:hAnsi="Arial" w:cs="Arial" w:hint="eastAsia"/>
          <w:kern w:val="0"/>
          <w:sz w:val="24"/>
          <w:szCs w:val="24"/>
          <w:lang w:eastAsia="zh-CN"/>
        </w:rPr>
        <w:t>层次上的</w:t>
      </w:r>
      <w:r w:rsidR="00B55C02" w:rsidRPr="00775F0E">
        <w:rPr>
          <w:rFonts w:ascii="Arial" w:hAnsi="Arial" w:cs="Arial"/>
          <w:kern w:val="0"/>
          <w:sz w:val="24"/>
          <w:szCs w:val="24"/>
          <w:lang w:eastAsia="zh-CN"/>
        </w:rPr>
        <w:t>基因功能分类如图</w:t>
      </w:r>
      <w:r w:rsidR="0062499F" w:rsidRPr="00775F0E">
        <w:rPr>
          <w:rFonts w:ascii="Arial" w:hAnsi="Arial" w:cs="Arial"/>
          <w:kern w:val="0"/>
          <w:sz w:val="24"/>
          <w:szCs w:val="24"/>
          <w:lang w:eastAsia="zh-CN"/>
        </w:rPr>
        <w:t>2</w:t>
      </w:r>
      <w:r w:rsidR="003769F3" w:rsidRPr="00775F0E">
        <w:rPr>
          <w:rFonts w:ascii="Arial" w:hAnsi="Arial" w:cs="Arial" w:hint="eastAsia"/>
          <w:kern w:val="0"/>
          <w:sz w:val="24"/>
          <w:szCs w:val="24"/>
          <w:lang w:eastAsia="zh-CN"/>
        </w:rPr>
        <w:t>。</w:t>
      </w:r>
      <w:r w:rsidR="003769F3" w:rsidRPr="00775F0E">
        <w:rPr>
          <w:rFonts w:ascii="Arial" w:hAnsi="Arial" w:cs="Arial" w:hint="eastAsia"/>
          <w:kern w:val="0"/>
          <w:sz w:val="24"/>
          <w:szCs w:val="24"/>
          <w:lang w:eastAsia="zh-CN"/>
        </w:rPr>
        <w:t xml:space="preserve"> </w:t>
      </w:r>
      <w:r w:rsidR="00B55C02" w:rsidRPr="00775F0E">
        <w:rPr>
          <w:rFonts w:ascii="Arial" w:hAnsi="Arial" w:cs="Arial" w:hint="eastAsia"/>
          <w:kern w:val="0"/>
          <w:sz w:val="24"/>
          <w:szCs w:val="24"/>
          <w:lang w:eastAsia="zh-CN"/>
        </w:rPr>
        <w:t>从图中</w:t>
      </w:r>
      <w:r w:rsidR="00B55C02" w:rsidRPr="00775F0E">
        <w:rPr>
          <w:rFonts w:ascii="Arial" w:hAnsi="Arial" w:cs="Arial"/>
          <w:kern w:val="0"/>
          <w:sz w:val="24"/>
          <w:szCs w:val="24"/>
          <w:lang w:eastAsia="zh-CN"/>
        </w:rPr>
        <w:t>可以看出，微生物新陈代谢相关的活</w:t>
      </w:r>
      <w:r w:rsidR="00B55C02" w:rsidRPr="00775F0E">
        <w:rPr>
          <w:rFonts w:ascii="Arial" w:hAnsi="Arial" w:cs="Arial" w:hint="eastAsia"/>
          <w:kern w:val="0"/>
          <w:sz w:val="24"/>
          <w:szCs w:val="24"/>
          <w:lang w:eastAsia="zh-CN"/>
        </w:rPr>
        <w:t>动</w:t>
      </w:r>
      <w:r w:rsidR="00B55C02" w:rsidRPr="00775F0E">
        <w:rPr>
          <w:rFonts w:ascii="Arial" w:hAnsi="Arial" w:cs="Arial"/>
          <w:kern w:val="0"/>
          <w:sz w:val="24"/>
          <w:szCs w:val="24"/>
          <w:lang w:eastAsia="zh-CN"/>
        </w:rPr>
        <w:t>主要表现</w:t>
      </w:r>
      <w:r w:rsidR="00B55C02" w:rsidRPr="00775F0E">
        <w:rPr>
          <w:rFonts w:ascii="Arial" w:hAnsi="Arial" w:cs="Arial" w:hint="eastAsia"/>
          <w:kern w:val="0"/>
          <w:sz w:val="24"/>
          <w:szCs w:val="24"/>
          <w:lang w:eastAsia="zh-CN"/>
        </w:rPr>
        <w:t>为</w:t>
      </w:r>
      <w:r w:rsidR="00280932" w:rsidRPr="00775F0E">
        <w:rPr>
          <w:rFonts w:ascii="Arial" w:hAnsi="Arial" w:cs="Arial" w:hint="eastAsia"/>
          <w:kern w:val="0"/>
          <w:sz w:val="24"/>
          <w:szCs w:val="24"/>
          <w:lang w:eastAsia="zh-CN"/>
        </w:rPr>
        <w:t>能量代谢</w:t>
      </w:r>
      <w:r w:rsidR="00280932" w:rsidRPr="00775F0E">
        <w:rPr>
          <w:rFonts w:ascii="Arial" w:hAnsi="Arial" w:cs="Arial"/>
          <w:kern w:val="0"/>
          <w:sz w:val="24"/>
          <w:szCs w:val="24"/>
          <w:lang w:eastAsia="zh-CN"/>
        </w:rPr>
        <w:t>、碳水化合物代谢和氨基酸代谢；遗传信息加工主要表现在蛋白翻译；环境信息加工</w:t>
      </w:r>
      <w:r w:rsidR="00C03841" w:rsidRPr="00775F0E">
        <w:rPr>
          <w:rFonts w:ascii="Arial" w:hAnsi="Arial" w:cs="Arial" w:hint="eastAsia"/>
          <w:kern w:val="0"/>
          <w:sz w:val="24"/>
          <w:szCs w:val="24"/>
          <w:lang w:eastAsia="zh-CN"/>
        </w:rPr>
        <w:t>主要包括</w:t>
      </w:r>
      <w:r w:rsidR="00C03841" w:rsidRPr="00775F0E">
        <w:rPr>
          <w:rFonts w:ascii="Arial" w:hAnsi="Arial" w:cs="Arial"/>
          <w:kern w:val="0"/>
          <w:sz w:val="24"/>
          <w:szCs w:val="24"/>
          <w:lang w:eastAsia="zh-CN"/>
        </w:rPr>
        <w:t>信号转导</w:t>
      </w:r>
      <w:r w:rsidR="00C03841" w:rsidRPr="00775F0E">
        <w:rPr>
          <w:rFonts w:ascii="Arial" w:hAnsi="Arial" w:cs="Arial" w:hint="eastAsia"/>
          <w:kern w:val="0"/>
          <w:sz w:val="24"/>
          <w:szCs w:val="24"/>
          <w:lang w:eastAsia="zh-CN"/>
        </w:rPr>
        <w:t>和膜</w:t>
      </w:r>
      <w:r w:rsidR="00C03841" w:rsidRPr="00775F0E">
        <w:rPr>
          <w:rFonts w:ascii="Arial" w:hAnsi="Arial" w:cs="Arial"/>
          <w:kern w:val="0"/>
          <w:sz w:val="24"/>
          <w:szCs w:val="24"/>
          <w:lang w:eastAsia="zh-CN"/>
        </w:rPr>
        <w:t>转运</w:t>
      </w:r>
      <w:r w:rsidR="00C03841" w:rsidRPr="00775F0E">
        <w:rPr>
          <w:rFonts w:ascii="Arial" w:hAnsi="Arial" w:cs="Arial" w:hint="eastAsia"/>
          <w:kern w:val="0"/>
          <w:sz w:val="24"/>
          <w:szCs w:val="24"/>
          <w:lang w:eastAsia="zh-CN"/>
        </w:rPr>
        <w:t>；而细胞过程</w:t>
      </w:r>
      <w:r w:rsidR="00C03841" w:rsidRPr="00775F0E">
        <w:rPr>
          <w:rFonts w:ascii="Arial" w:hAnsi="Arial" w:cs="Arial"/>
          <w:kern w:val="0"/>
          <w:sz w:val="24"/>
          <w:szCs w:val="24"/>
          <w:lang w:eastAsia="zh-CN"/>
        </w:rPr>
        <w:t>相关的</w:t>
      </w:r>
      <w:r w:rsidR="00164BB3" w:rsidRPr="00775F0E">
        <w:rPr>
          <w:rFonts w:ascii="Arial" w:hAnsi="Arial" w:cs="Arial" w:hint="eastAsia"/>
          <w:kern w:val="0"/>
          <w:sz w:val="24"/>
          <w:szCs w:val="24"/>
          <w:lang w:eastAsia="zh-CN"/>
        </w:rPr>
        <w:t>基因</w:t>
      </w:r>
      <w:r w:rsidR="00F74300" w:rsidRPr="00775F0E">
        <w:rPr>
          <w:rFonts w:ascii="Arial" w:hAnsi="Arial" w:cs="Arial" w:hint="eastAsia"/>
          <w:kern w:val="0"/>
          <w:sz w:val="24"/>
          <w:szCs w:val="24"/>
          <w:lang w:eastAsia="zh-CN"/>
        </w:rPr>
        <w:t>主要</w:t>
      </w:r>
      <w:r w:rsidR="00C03841" w:rsidRPr="00775F0E">
        <w:rPr>
          <w:rFonts w:ascii="Arial" w:hAnsi="Arial" w:cs="Arial" w:hint="eastAsia"/>
          <w:kern w:val="0"/>
          <w:sz w:val="24"/>
          <w:szCs w:val="24"/>
          <w:lang w:eastAsia="zh-CN"/>
        </w:rPr>
        <w:t>参与了</w:t>
      </w:r>
      <w:r w:rsidR="00C03841" w:rsidRPr="00775F0E">
        <w:rPr>
          <w:rFonts w:ascii="Arial" w:hAnsi="Arial" w:cs="Arial"/>
          <w:kern w:val="0"/>
          <w:sz w:val="24"/>
          <w:szCs w:val="24"/>
          <w:lang w:eastAsia="zh-CN"/>
        </w:rPr>
        <w:t>cellular community-eukaryotes</w:t>
      </w:r>
      <w:r w:rsidR="00C03841" w:rsidRPr="00775F0E">
        <w:rPr>
          <w:rFonts w:ascii="Arial" w:hAnsi="Arial" w:cs="Arial" w:hint="eastAsia"/>
          <w:kern w:val="0"/>
          <w:sz w:val="24"/>
          <w:szCs w:val="24"/>
          <w:lang w:eastAsia="zh-CN"/>
        </w:rPr>
        <w:t>和</w:t>
      </w:r>
      <w:r w:rsidR="00C03841" w:rsidRPr="00775F0E">
        <w:rPr>
          <w:rFonts w:ascii="Arial" w:hAnsi="Arial" w:cs="Arial"/>
          <w:kern w:val="0"/>
          <w:sz w:val="24"/>
          <w:szCs w:val="24"/>
          <w:lang w:eastAsia="zh-CN"/>
        </w:rPr>
        <w:t>细胞迁移（</w:t>
      </w:r>
      <w:r w:rsidR="00C03841" w:rsidRPr="00775F0E">
        <w:rPr>
          <w:rFonts w:ascii="Arial" w:hAnsi="Arial" w:cs="Arial" w:hint="eastAsia"/>
          <w:kern w:val="0"/>
          <w:sz w:val="24"/>
          <w:szCs w:val="24"/>
          <w:lang w:eastAsia="zh-CN"/>
        </w:rPr>
        <w:t>cell</w:t>
      </w:r>
      <w:r w:rsidR="00C03841" w:rsidRPr="00775F0E">
        <w:rPr>
          <w:rFonts w:ascii="Arial" w:hAnsi="Arial" w:cs="Arial"/>
          <w:kern w:val="0"/>
          <w:sz w:val="24"/>
          <w:szCs w:val="24"/>
          <w:lang w:eastAsia="zh-CN"/>
        </w:rPr>
        <w:t xml:space="preserve"> motility</w:t>
      </w:r>
      <w:r w:rsidR="00C03841" w:rsidRPr="00775F0E">
        <w:rPr>
          <w:rFonts w:ascii="Arial" w:hAnsi="Arial" w:cs="Arial"/>
          <w:kern w:val="0"/>
          <w:sz w:val="24"/>
          <w:szCs w:val="24"/>
          <w:lang w:eastAsia="zh-CN"/>
        </w:rPr>
        <w:t>）</w:t>
      </w:r>
      <w:r w:rsidR="00C03841" w:rsidRPr="00775F0E">
        <w:rPr>
          <w:rFonts w:ascii="Arial" w:hAnsi="Arial" w:cs="Arial" w:hint="eastAsia"/>
          <w:kern w:val="0"/>
          <w:sz w:val="24"/>
          <w:szCs w:val="24"/>
          <w:lang w:eastAsia="zh-CN"/>
        </w:rPr>
        <w:t>。</w:t>
      </w:r>
    </w:p>
    <w:p w14:paraId="14212363" w14:textId="77777777" w:rsidR="0058566A" w:rsidRPr="00775F0E" w:rsidRDefault="0058566A" w:rsidP="00052407">
      <w:pPr>
        <w:widowControl w:val="0"/>
        <w:adjustRightInd w:val="0"/>
        <w:snapToGrid w:val="0"/>
        <w:spacing w:line="360" w:lineRule="auto"/>
        <w:jc w:val="both"/>
        <w:rPr>
          <w:rFonts w:ascii="Arial" w:hAnsi="Arial" w:cs="Arial"/>
          <w:kern w:val="0"/>
          <w:sz w:val="24"/>
          <w:szCs w:val="24"/>
          <w:lang w:eastAsia="zh-CN"/>
        </w:rPr>
      </w:pPr>
    </w:p>
    <w:p w14:paraId="6DF6463C" w14:textId="1871D9B7" w:rsidR="00F22FD7" w:rsidRDefault="00280932" w:rsidP="00280932">
      <w:pPr>
        <w:widowControl w:val="0"/>
        <w:adjustRightInd w:val="0"/>
        <w:snapToGrid w:val="0"/>
        <w:spacing w:line="360" w:lineRule="auto"/>
        <w:ind w:leftChars="200" w:left="400"/>
        <w:rPr>
          <w:rFonts w:ascii="Arial" w:hAnsi="Arial" w:cs="Arial"/>
          <w:kern w:val="0"/>
          <w:sz w:val="24"/>
          <w:szCs w:val="24"/>
          <w:lang w:eastAsia="zh-CN"/>
        </w:rPr>
      </w:pPr>
      <w:r w:rsidRPr="00280932">
        <w:rPr>
          <w:rFonts w:ascii="Arial" w:hAnsi="Arial" w:cs="Arial"/>
          <w:noProof/>
          <w:kern w:val="0"/>
          <w:sz w:val="24"/>
          <w:szCs w:val="24"/>
          <w:lang w:eastAsia="zh-CN"/>
        </w:rPr>
        <w:lastRenderedPageBreak/>
        <w:drawing>
          <wp:inline distT="0" distB="0" distL="0" distR="0" wp14:anchorId="2C6BF391" wp14:editId="35C22290">
            <wp:extent cx="5332846" cy="5410200"/>
            <wp:effectExtent l="0" t="0" r="1270" b="0"/>
            <wp:docPr id="9" name="图片 9" descr="C:\Users\h\Desktop\out.path.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Desktop\out.path.t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3971" cy="5411341"/>
                    </a:xfrm>
                    <a:prstGeom prst="rect">
                      <a:avLst/>
                    </a:prstGeom>
                    <a:noFill/>
                    <a:ln>
                      <a:noFill/>
                    </a:ln>
                  </pic:spPr>
                </pic:pic>
              </a:graphicData>
            </a:graphic>
          </wp:inline>
        </w:drawing>
      </w:r>
    </w:p>
    <w:p w14:paraId="7B15AF67" w14:textId="12492E7B" w:rsidR="00F47656" w:rsidRDefault="00F47656" w:rsidP="00F47656">
      <w:pPr>
        <w:widowControl w:val="0"/>
        <w:adjustRightInd w:val="0"/>
        <w:snapToGrid w:val="0"/>
        <w:spacing w:line="360" w:lineRule="auto"/>
        <w:ind w:leftChars="200" w:left="400"/>
        <w:jc w:val="center"/>
        <w:rPr>
          <w:rFonts w:ascii="Arial" w:hAnsi="Arial" w:cs="Arial"/>
          <w:color w:val="0000FF"/>
          <w:kern w:val="0"/>
          <w:sz w:val="24"/>
          <w:szCs w:val="24"/>
          <w:lang w:eastAsia="zh-CN"/>
        </w:rPr>
      </w:pPr>
      <w:r w:rsidRPr="00D44DB0">
        <w:rPr>
          <w:rFonts w:ascii="Arial" w:hAnsi="Arial" w:cs="Arial"/>
          <w:b/>
          <w:kern w:val="0"/>
          <w:sz w:val="24"/>
          <w:szCs w:val="24"/>
          <w:lang w:eastAsia="zh-CN"/>
        </w:rPr>
        <w:t>图</w:t>
      </w:r>
      <w:r w:rsidR="0062499F">
        <w:rPr>
          <w:rFonts w:ascii="Arial" w:hAnsi="Arial" w:cs="Arial"/>
          <w:b/>
          <w:kern w:val="0"/>
          <w:sz w:val="24"/>
          <w:szCs w:val="24"/>
          <w:lang w:eastAsia="zh-CN"/>
        </w:rPr>
        <w:t>2</w:t>
      </w:r>
      <w:r w:rsidRPr="00D44DB0">
        <w:rPr>
          <w:rFonts w:ascii="Arial" w:hAnsi="Arial" w:cs="Arial"/>
          <w:b/>
          <w:kern w:val="0"/>
          <w:sz w:val="24"/>
          <w:szCs w:val="24"/>
          <w:lang w:eastAsia="zh-CN"/>
        </w:rPr>
        <w:t>.</w:t>
      </w:r>
      <w:r>
        <w:rPr>
          <w:rFonts w:ascii="Arial" w:hAnsi="Arial" w:cs="Arial" w:hint="eastAsia"/>
          <w:b/>
          <w:kern w:val="0"/>
          <w:sz w:val="24"/>
          <w:szCs w:val="24"/>
          <w:lang w:eastAsia="zh-CN"/>
        </w:rPr>
        <w:t>以</w:t>
      </w:r>
      <w:r>
        <w:rPr>
          <w:rFonts w:ascii="Arial" w:hAnsi="Arial" w:cs="Arial"/>
          <w:b/>
          <w:kern w:val="0"/>
          <w:sz w:val="24"/>
          <w:szCs w:val="24"/>
          <w:lang w:eastAsia="zh-CN"/>
        </w:rPr>
        <w:t>酸性土样本为例的</w:t>
      </w:r>
      <w:r>
        <w:rPr>
          <w:rFonts w:ascii="Arial" w:hAnsi="Arial" w:cs="Arial" w:hint="eastAsia"/>
          <w:b/>
          <w:kern w:val="0"/>
          <w:sz w:val="24"/>
          <w:szCs w:val="24"/>
          <w:lang w:eastAsia="zh-CN"/>
        </w:rPr>
        <w:t>土壤</w:t>
      </w:r>
      <w:r>
        <w:rPr>
          <w:rFonts w:ascii="Arial" w:hAnsi="Arial" w:cs="Arial"/>
          <w:b/>
          <w:kern w:val="0"/>
          <w:sz w:val="24"/>
          <w:szCs w:val="24"/>
          <w:lang w:eastAsia="zh-CN"/>
        </w:rPr>
        <w:t>微生物活性基因在</w:t>
      </w:r>
      <w:r>
        <w:rPr>
          <w:rFonts w:ascii="Arial" w:hAnsi="Arial" w:cs="Arial" w:hint="eastAsia"/>
          <w:b/>
          <w:kern w:val="0"/>
          <w:sz w:val="24"/>
          <w:szCs w:val="24"/>
          <w:lang w:eastAsia="zh-CN"/>
        </w:rPr>
        <w:t>KEGG</w:t>
      </w:r>
      <w:r>
        <w:rPr>
          <w:rFonts w:ascii="Arial" w:hAnsi="Arial" w:cs="Arial"/>
          <w:b/>
          <w:kern w:val="0"/>
          <w:sz w:val="24"/>
          <w:szCs w:val="24"/>
          <w:lang w:eastAsia="zh-CN"/>
        </w:rPr>
        <w:t xml:space="preserve"> level2</w:t>
      </w:r>
      <w:r>
        <w:rPr>
          <w:rFonts w:ascii="Arial" w:hAnsi="Arial" w:cs="Arial" w:hint="eastAsia"/>
          <w:b/>
          <w:kern w:val="0"/>
          <w:sz w:val="24"/>
          <w:szCs w:val="24"/>
          <w:lang w:eastAsia="zh-CN"/>
        </w:rPr>
        <w:t>水平上的功能分类</w:t>
      </w:r>
    </w:p>
    <w:p w14:paraId="095CA55C" w14:textId="40159B92" w:rsidR="000219CF" w:rsidRPr="00F47656" w:rsidRDefault="000219CF" w:rsidP="0081206A">
      <w:pPr>
        <w:widowControl w:val="0"/>
        <w:adjustRightInd w:val="0"/>
        <w:snapToGrid w:val="0"/>
        <w:spacing w:line="360" w:lineRule="auto"/>
        <w:jc w:val="both"/>
        <w:rPr>
          <w:rFonts w:ascii="Arial" w:hAnsi="Arial" w:cs="Arial"/>
          <w:kern w:val="0"/>
          <w:sz w:val="24"/>
          <w:szCs w:val="24"/>
          <w:lang w:eastAsia="zh-CN"/>
        </w:rPr>
      </w:pPr>
    </w:p>
    <w:p w14:paraId="034D23FF" w14:textId="69D463B1" w:rsidR="00D51D28" w:rsidRPr="00F22FD7" w:rsidRDefault="00D51D28" w:rsidP="00F22FD7">
      <w:pPr>
        <w:adjustRightInd w:val="0"/>
        <w:snapToGrid w:val="0"/>
        <w:spacing w:line="360" w:lineRule="auto"/>
        <w:jc w:val="both"/>
        <w:rPr>
          <w:rFonts w:ascii="Arial" w:hAnsi="Arial" w:cs="Arial"/>
          <w:b/>
          <w:kern w:val="0"/>
          <w:sz w:val="24"/>
          <w:szCs w:val="24"/>
          <w:lang w:eastAsia="zh-CN"/>
        </w:rPr>
      </w:pPr>
      <w:r w:rsidRPr="00F22FD7">
        <w:rPr>
          <w:rFonts w:ascii="Arial" w:hAnsi="Arial" w:cs="Arial"/>
          <w:b/>
          <w:kern w:val="0"/>
          <w:sz w:val="24"/>
          <w:szCs w:val="24"/>
          <w:lang w:eastAsia="zh-CN"/>
        </w:rPr>
        <w:t>土壤宏</w:t>
      </w:r>
      <w:proofErr w:type="gramStart"/>
      <w:r w:rsidRPr="00F22FD7">
        <w:rPr>
          <w:rFonts w:ascii="Arial" w:hAnsi="Arial" w:cs="Arial"/>
          <w:b/>
          <w:kern w:val="0"/>
          <w:sz w:val="24"/>
          <w:szCs w:val="24"/>
          <w:lang w:eastAsia="zh-CN"/>
        </w:rPr>
        <w:t>转录组</w:t>
      </w:r>
      <w:proofErr w:type="gramEnd"/>
      <w:r w:rsidRPr="00F22FD7">
        <w:rPr>
          <w:rFonts w:ascii="Arial" w:hAnsi="Arial" w:cs="Arial"/>
          <w:b/>
          <w:kern w:val="0"/>
          <w:sz w:val="24"/>
          <w:szCs w:val="24"/>
          <w:lang w:eastAsia="zh-CN"/>
        </w:rPr>
        <w:t>研究的优点</w:t>
      </w:r>
    </w:p>
    <w:p w14:paraId="416A8DEE" w14:textId="13D07314" w:rsidR="00D51D28" w:rsidRPr="00F22FD7" w:rsidRDefault="00F22FD7" w:rsidP="00F22FD7">
      <w:pPr>
        <w:widowControl w:val="0"/>
        <w:adjustRightInd w:val="0"/>
        <w:snapToGrid w:val="0"/>
        <w:spacing w:line="360" w:lineRule="auto"/>
        <w:ind w:left="480" w:hangingChars="200" w:hanging="480"/>
        <w:jc w:val="both"/>
        <w:rPr>
          <w:rFonts w:ascii="Arial" w:hAnsi="Arial" w:cs="Arial"/>
          <w:kern w:val="0"/>
          <w:sz w:val="24"/>
          <w:szCs w:val="24"/>
          <w:lang w:eastAsia="zh-CN"/>
        </w:rPr>
      </w:pPr>
      <w:r w:rsidRPr="00F22FD7">
        <w:rPr>
          <w:rFonts w:ascii="Arial" w:hAnsi="Arial" w:cs="Arial"/>
          <w:kern w:val="0"/>
          <w:sz w:val="24"/>
          <w:szCs w:val="24"/>
          <w:lang w:eastAsia="zh-CN"/>
        </w:rPr>
        <w:t xml:space="preserve">1). </w:t>
      </w:r>
      <w:r w:rsidR="00D51D28" w:rsidRPr="00F22FD7">
        <w:rPr>
          <w:rFonts w:ascii="Arial" w:hAnsi="Arial" w:cs="Arial"/>
          <w:kern w:val="0"/>
          <w:sz w:val="24"/>
          <w:szCs w:val="24"/>
          <w:lang w:eastAsia="zh-CN"/>
        </w:rPr>
        <w:t>当与室内培养控制实验和高通量测序结合使用时，可以估算群落中特定微生物正在进行的积极的转录过程。</w:t>
      </w:r>
    </w:p>
    <w:p w14:paraId="2FD3C851" w14:textId="6901ABD2" w:rsidR="00D51D28" w:rsidRPr="00F22FD7" w:rsidRDefault="00F22FD7" w:rsidP="00F22FD7">
      <w:pPr>
        <w:widowControl w:val="0"/>
        <w:adjustRightInd w:val="0"/>
        <w:snapToGrid w:val="0"/>
        <w:spacing w:line="360" w:lineRule="auto"/>
        <w:jc w:val="both"/>
        <w:rPr>
          <w:rFonts w:ascii="Arial" w:hAnsi="Arial" w:cs="Arial"/>
          <w:kern w:val="0"/>
          <w:sz w:val="24"/>
          <w:szCs w:val="24"/>
          <w:lang w:eastAsia="zh-CN"/>
        </w:rPr>
      </w:pPr>
      <w:r w:rsidRPr="00F22FD7">
        <w:rPr>
          <w:rFonts w:ascii="Arial" w:hAnsi="Arial" w:cs="Arial" w:hint="eastAsia"/>
          <w:kern w:val="0"/>
          <w:sz w:val="24"/>
          <w:szCs w:val="24"/>
          <w:lang w:eastAsia="zh-CN"/>
        </w:rPr>
        <w:t>2</w:t>
      </w:r>
      <w:r w:rsidRPr="00F22FD7">
        <w:rPr>
          <w:rFonts w:ascii="Arial" w:hAnsi="Arial" w:cs="Arial"/>
          <w:kern w:val="0"/>
          <w:sz w:val="24"/>
          <w:szCs w:val="24"/>
          <w:lang w:eastAsia="zh-CN"/>
        </w:rPr>
        <w:t xml:space="preserve">). </w:t>
      </w:r>
      <w:r w:rsidR="00D51D28" w:rsidRPr="00F22FD7">
        <w:rPr>
          <w:rFonts w:ascii="Arial" w:hAnsi="Arial" w:cs="Arial"/>
          <w:kern w:val="0"/>
          <w:sz w:val="24"/>
          <w:szCs w:val="24"/>
          <w:lang w:eastAsia="zh-CN"/>
        </w:rPr>
        <w:t>排除了死亡微生物细胞残体，休眠体的影响。</w:t>
      </w:r>
    </w:p>
    <w:p w14:paraId="6AB8A8A2" w14:textId="10A07A1F" w:rsidR="00D51D28" w:rsidRPr="00F22FD7" w:rsidRDefault="00F22FD7" w:rsidP="00F22FD7">
      <w:pPr>
        <w:widowControl w:val="0"/>
        <w:adjustRightInd w:val="0"/>
        <w:snapToGrid w:val="0"/>
        <w:spacing w:line="360" w:lineRule="auto"/>
        <w:jc w:val="both"/>
        <w:rPr>
          <w:rFonts w:ascii="Arial" w:hAnsi="Arial" w:cs="Arial"/>
          <w:kern w:val="0"/>
          <w:sz w:val="24"/>
          <w:szCs w:val="24"/>
          <w:lang w:eastAsia="zh-CN"/>
        </w:rPr>
      </w:pPr>
      <w:r w:rsidRPr="00F22FD7">
        <w:rPr>
          <w:rFonts w:ascii="Arial" w:hAnsi="Arial" w:cs="Arial" w:hint="eastAsia"/>
          <w:kern w:val="0"/>
          <w:sz w:val="24"/>
          <w:szCs w:val="24"/>
          <w:lang w:eastAsia="zh-CN"/>
        </w:rPr>
        <w:t>3</w:t>
      </w:r>
      <w:r w:rsidRPr="00F22FD7">
        <w:rPr>
          <w:rFonts w:ascii="Arial" w:hAnsi="Arial" w:cs="Arial"/>
          <w:kern w:val="0"/>
          <w:sz w:val="24"/>
          <w:szCs w:val="24"/>
          <w:lang w:eastAsia="zh-CN"/>
        </w:rPr>
        <w:t xml:space="preserve">). </w:t>
      </w:r>
      <w:r w:rsidR="00D51D28" w:rsidRPr="00F22FD7">
        <w:rPr>
          <w:rFonts w:ascii="Arial" w:hAnsi="Arial" w:cs="Arial"/>
          <w:kern w:val="0"/>
          <w:sz w:val="24"/>
          <w:szCs w:val="24"/>
          <w:lang w:eastAsia="zh-CN"/>
        </w:rPr>
        <w:t>能够捕捉土壤特定类群内部动态变化。</w:t>
      </w:r>
    </w:p>
    <w:p w14:paraId="492A4D8E" w14:textId="26C0A190" w:rsidR="00D51D28" w:rsidRPr="00F22FD7" w:rsidRDefault="00F22FD7" w:rsidP="00F22FD7">
      <w:pPr>
        <w:widowControl w:val="0"/>
        <w:adjustRightInd w:val="0"/>
        <w:snapToGrid w:val="0"/>
        <w:spacing w:line="360" w:lineRule="auto"/>
        <w:jc w:val="both"/>
        <w:rPr>
          <w:rFonts w:ascii="Arial" w:hAnsi="Arial" w:cs="Arial"/>
          <w:kern w:val="0"/>
          <w:sz w:val="24"/>
          <w:szCs w:val="24"/>
          <w:lang w:eastAsia="zh-CN"/>
        </w:rPr>
      </w:pPr>
      <w:r w:rsidRPr="00F22FD7">
        <w:rPr>
          <w:rFonts w:ascii="Arial" w:hAnsi="Arial" w:cs="Arial" w:hint="eastAsia"/>
          <w:kern w:val="0"/>
          <w:sz w:val="24"/>
          <w:szCs w:val="24"/>
          <w:lang w:eastAsia="zh-CN"/>
        </w:rPr>
        <w:t>4</w:t>
      </w:r>
      <w:r w:rsidRPr="00F22FD7">
        <w:rPr>
          <w:rFonts w:ascii="Arial" w:hAnsi="Arial" w:cs="Arial"/>
          <w:kern w:val="0"/>
          <w:sz w:val="24"/>
          <w:szCs w:val="24"/>
          <w:lang w:eastAsia="zh-CN"/>
        </w:rPr>
        <w:t xml:space="preserve">). </w:t>
      </w:r>
      <w:r w:rsidR="00D51D28" w:rsidRPr="00F22FD7">
        <w:rPr>
          <w:rFonts w:ascii="Arial" w:hAnsi="Arial" w:cs="Arial"/>
          <w:kern w:val="0"/>
          <w:sz w:val="24"/>
          <w:szCs w:val="24"/>
          <w:lang w:eastAsia="zh-CN"/>
        </w:rPr>
        <w:t>直接评估土壤微生物活性，包括对于干扰或者暴露等情况的响应。</w:t>
      </w:r>
    </w:p>
    <w:p w14:paraId="234E677D" w14:textId="77777777" w:rsidR="00D44DB0" w:rsidRDefault="00D44DB0" w:rsidP="002362BD">
      <w:pPr>
        <w:widowControl w:val="0"/>
        <w:adjustRightInd w:val="0"/>
        <w:snapToGrid w:val="0"/>
        <w:spacing w:line="360" w:lineRule="auto"/>
        <w:jc w:val="both"/>
        <w:rPr>
          <w:rFonts w:ascii="Arial" w:hAnsi="Arial" w:cs="Arial"/>
          <w:kern w:val="0"/>
          <w:lang w:eastAsia="zh-CN"/>
        </w:rPr>
      </w:pPr>
    </w:p>
    <w:p w14:paraId="40BA940E" w14:textId="77777777" w:rsidR="002362BD" w:rsidRPr="00D44DB0" w:rsidRDefault="002362BD" w:rsidP="002362BD">
      <w:pPr>
        <w:pStyle w:val="ad"/>
        <w:widowControl w:val="0"/>
        <w:adjustRightInd w:val="0"/>
        <w:snapToGrid w:val="0"/>
        <w:spacing w:line="360" w:lineRule="auto"/>
        <w:ind w:left="482" w:hangingChars="200" w:hanging="482"/>
        <w:jc w:val="both"/>
        <w:rPr>
          <w:rFonts w:ascii="黑体" w:eastAsia="黑体" w:hAnsi="黑体" w:cs="Arial"/>
          <w:b/>
          <w:bCs/>
          <w:lang w:eastAsia="zh-CN"/>
        </w:rPr>
      </w:pPr>
      <w:r w:rsidRPr="00D44DB0">
        <w:rPr>
          <w:rFonts w:ascii="黑体" w:eastAsia="黑体" w:hAnsi="黑体" w:cs="Arial"/>
          <w:b/>
          <w:bCs/>
          <w:lang w:eastAsia="zh-CN"/>
        </w:rPr>
        <w:t>致谢</w:t>
      </w:r>
    </w:p>
    <w:p w14:paraId="50CEABE9" w14:textId="7C6A3919" w:rsidR="002362BD" w:rsidRPr="00D44DB0" w:rsidRDefault="002362BD" w:rsidP="002362BD">
      <w:pPr>
        <w:pStyle w:val="ad"/>
        <w:widowControl w:val="0"/>
        <w:adjustRightInd w:val="0"/>
        <w:snapToGrid w:val="0"/>
        <w:spacing w:line="360" w:lineRule="auto"/>
        <w:ind w:firstLineChars="0" w:firstLine="0"/>
        <w:jc w:val="both"/>
        <w:rPr>
          <w:rFonts w:ascii="Arial" w:hAnsi="Arial" w:cs="Arial"/>
          <w:kern w:val="0"/>
          <w:lang w:eastAsia="zh-CN"/>
        </w:rPr>
      </w:pPr>
      <w:r w:rsidRPr="00D44DB0">
        <w:rPr>
          <w:rFonts w:ascii="Arial" w:hAnsi="Arial" w:cs="Arial"/>
          <w:kern w:val="0"/>
          <w:lang w:eastAsia="zh-CN"/>
        </w:rPr>
        <w:t>本实验得到国家自然科学基金项目</w:t>
      </w:r>
      <w:r w:rsidR="00916666">
        <w:rPr>
          <w:rFonts w:ascii="Arial" w:hAnsi="Arial" w:cs="Arial"/>
          <w:kern w:val="0"/>
          <w:lang w:eastAsia="zh-CN"/>
        </w:rPr>
        <w:t>（</w:t>
      </w:r>
      <w:r w:rsidRPr="00D44DB0">
        <w:rPr>
          <w:rFonts w:ascii="Arial" w:hAnsi="Arial" w:cs="Arial"/>
          <w:kern w:val="0"/>
          <w:lang w:eastAsia="zh-CN"/>
        </w:rPr>
        <w:t>91951109</w:t>
      </w:r>
      <w:r w:rsidR="00916666">
        <w:rPr>
          <w:rFonts w:ascii="Arial" w:hAnsi="Arial" w:cs="Arial"/>
          <w:kern w:val="0"/>
          <w:lang w:eastAsia="zh-CN"/>
        </w:rPr>
        <w:t>）</w:t>
      </w:r>
      <w:r w:rsidRPr="00D44DB0">
        <w:rPr>
          <w:rFonts w:ascii="Arial" w:hAnsi="Arial" w:cs="Arial"/>
          <w:kern w:val="0"/>
          <w:lang w:eastAsia="zh-CN"/>
        </w:rPr>
        <w:t>的资助。</w:t>
      </w:r>
    </w:p>
    <w:p w14:paraId="5021EE2A" w14:textId="77777777" w:rsidR="002362BD" w:rsidRPr="002362BD" w:rsidRDefault="002362BD" w:rsidP="002362BD">
      <w:pPr>
        <w:widowControl w:val="0"/>
        <w:adjustRightInd w:val="0"/>
        <w:snapToGrid w:val="0"/>
        <w:spacing w:line="360" w:lineRule="auto"/>
        <w:jc w:val="both"/>
        <w:rPr>
          <w:rFonts w:ascii="Arial" w:hAnsi="Arial" w:cs="Arial"/>
          <w:kern w:val="0"/>
          <w:lang w:eastAsia="zh-CN"/>
        </w:rPr>
      </w:pPr>
    </w:p>
    <w:p w14:paraId="605772E4" w14:textId="77777777" w:rsidR="00D51D28" w:rsidRPr="00D44DB0" w:rsidRDefault="00D51D28" w:rsidP="00D44DB0">
      <w:pPr>
        <w:pStyle w:val="ad"/>
        <w:widowControl w:val="0"/>
        <w:adjustRightInd w:val="0"/>
        <w:snapToGrid w:val="0"/>
        <w:spacing w:line="360" w:lineRule="auto"/>
        <w:ind w:left="482" w:hangingChars="200" w:hanging="482"/>
        <w:jc w:val="both"/>
        <w:rPr>
          <w:rFonts w:ascii="黑体" w:eastAsia="黑体" w:hAnsi="黑体" w:cs="Arial"/>
          <w:b/>
          <w:bCs/>
          <w:lang w:eastAsia="zh-CN"/>
        </w:rPr>
      </w:pPr>
      <w:r w:rsidRPr="00D44DB0">
        <w:rPr>
          <w:rFonts w:ascii="黑体" w:eastAsia="黑体" w:hAnsi="黑体" w:cs="Arial"/>
          <w:b/>
          <w:bCs/>
          <w:lang w:eastAsia="zh-CN"/>
        </w:rPr>
        <w:t>参考文献</w:t>
      </w:r>
    </w:p>
    <w:p w14:paraId="0640BF73" w14:textId="20BD216C" w:rsidR="00D44DB0" w:rsidRPr="00D94120" w:rsidRDefault="00D44DB0" w:rsidP="00893276">
      <w:pPr>
        <w:pStyle w:val="ad"/>
        <w:widowControl w:val="0"/>
        <w:numPr>
          <w:ilvl w:val="0"/>
          <w:numId w:val="5"/>
        </w:numPr>
        <w:adjustRightInd w:val="0"/>
        <w:snapToGrid w:val="0"/>
        <w:spacing w:line="360" w:lineRule="auto"/>
        <w:ind w:firstLineChars="0"/>
        <w:jc w:val="both"/>
        <w:rPr>
          <w:rFonts w:ascii="Arial" w:hAnsi="Arial" w:cs="Arial"/>
          <w:kern w:val="1"/>
          <w:lang w:eastAsia="zh-CN"/>
        </w:rPr>
      </w:pPr>
      <w:proofErr w:type="spellStart"/>
      <w:r w:rsidRPr="00D94120">
        <w:rPr>
          <w:rFonts w:ascii="Arial" w:hAnsi="Arial" w:cs="Arial"/>
          <w:kern w:val="1"/>
          <w:lang w:eastAsia="zh-CN"/>
        </w:rPr>
        <w:t>Mettel</w:t>
      </w:r>
      <w:proofErr w:type="spellEnd"/>
      <w:r w:rsidRPr="00D94120">
        <w:rPr>
          <w:rFonts w:ascii="Arial" w:hAnsi="Arial" w:cs="Arial"/>
          <w:kern w:val="1"/>
          <w:lang w:eastAsia="zh-CN"/>
        </w:rPr>
        <w:t xml:space="preserve">, </w:t>
      </w:r>
      <w:r w:rsidRPr="00D94120">
        <w:rPr>
          <w:rFonts w:ascii="Arial" w:hAnsi="Arial" w:cs="Arial"/>
          <w:color w:val="000000"/>
          <w:shd w:val="clear" w:color="auto" w:fill="FFFFFF"/>
        </w:rPr>
        <w:t xml:space="preserve">C., Kim, Y., Shrestha, P.M. and </w:t>
      </w:r>
      <w:proofErr w:type="spellStart"/>
      <w:r w:rsidRPr="00D94120">
        <w:rPr>
          <w:rFonts w:ascii="Arial" w:hAnsi="Arial" w:cs="Arial"/>
          <w:color w:val="000000"/>
          <w:shd w:val="clear" w:color="auto" w:fill="FFFFFF"/>
        </w:rPr>
        <w:t>Liesack</w:t>
      </w:r>
      <w:proofErr w:type="spellEnd"/>
      <w:r w:rsidRPr="00D94120">
        <w:rPr>
          <w:rFonts w:ascii="Arial" w:hAnsi="Arial" w:cs="Arial"/>
          <w:color w:val="000000"/>
          <w:shd w:val="clear" w:color="auto" w:fill="FFFFFF"/>
        </w:rPr>
        <w:t>, W.</w:t>
      </w:r>
      <w:r w:rsidR="00FE63E6">
        <w:rPr>
          <w:rFonts w:ascii="Arial" w:hAnsi="Arial" w:cs="Arial"/>
          <w:color w:val="000000"/>
          <w:shd w:val="clear" w:color="auto" w:fill="FFFFFF"/>
        </w:rPr>
        <w:t xml:space="preserve"> </w:t>
      </w:r>
      <w:r w:rsidR="00FE63E6">
        <w:rPr>
          <w:rFonts w:ascii="Arial" w:hAnsi="Arial" w:cs="Arial" w:hint="eastAsia"/>
          <w:color w:val="000000"/>
          <w:shd w:val="clear" w:color="auto" w:fill="FFFFFF"/>
          <w:lang w:eastAsia="zh-CN"/>
        </w:rPr>
        <w:t>(</w:t>
      </w:r>
      <w:r w:rsidRPr="00D94120">
        <w:rPr>
          <w:rFonts w:ascii="Arial" w:hAnsi="Arial" w:cs="Arial"/>
          <w:color w:val="000000"/>
          <w:shd w:val="clear" w:color="auto" w:fill="FFFFFF"/>
        </w:rPr>
        <w:t xml:space="preserve">2010). </w:t>
      </w:r>
      <w:hyperlink r:id="rId14" w:history="1">
        <w:r w:rsidRPr="00AB2534">
          <w:rPr>
            <w:rStyle w:val="ab"/>
            <w:rFonts w:ascii="Arial" w:hAnsi="Arial" w:cs="Arial"/>
            <w:shd w:val="clear" w:color="auto" w:fill="FFFFFF"/>
          </w:rPr>
          <w:t>Extraction of mRNA from soil.</w:t>
        </w:r>
      </w:hyperlink>
      <w:r w:rsidRPr="00D94120">
        <w:rPr>
          <w:rFonts w:ascii="Arial" w:hAnsi="Arial" w:cs="Arial"/>
          <w:i/>
          <w:color w:val="000000"/>
          <w:shd w:val="clear" w:color="auto" w:fill="FFFFFF"/>
        </w:rPr>
        <w:t xml:space="preserve"> Appl Environ Microbiol </w:t>
      </w:r>
      <w:r w:rsidRPr="00D94120">
        <w:rPr>
          <w:rFonts w:ascii="Arial" w:hAnsi="Arial" w:cs="Arial"/>
          <w:color w:val="000000"/>
          <w:shd w:val="clear" w:color="auto" w:fill="FFFFFF"/>
        </w:rPr>
        <w:t>76</w:t>
      </w:r>
      <w:r w:rsidRPr="00D94120">
        <w:rPr>
          <w:rFonts w:ascii="Arial" w:hAnsi="Arial" w:cs="Arial"/>
          <w:color w:val="000000"/>
          <w:shd w:val="clear" w:color="auto" w:fill="FFFFFF"/>
          <w:lang w:eastAsia="zh-CN"/>
        </w:rPr>
        <w:t>:</w:t>
      </w:r>
      <w:r w:rsidRPr="00D94120">
        <w:rPr>
          <w:rFonts w:ascii="Arial" w:hAnsi="Arial" w:cs="Arial"/>
          <w:color w:val="000000"/>
          <w:shd w:val="clear" w:color="auto" w:fill="FFFFFF"/>
        </w:rPr>
        <w:t xml:space="preserve"> 5995-6000.</w:t>
      </w:r>
    </w:p>
    <w:p w14:paraId="15DF879F" w14:textId="381D705D" w:rsidR="00D51D28" w:rsidRPr="00D94120" w:rsidRDefault="00D51D28" w:rsidP="00893276">
      <w:pPr>
        <w:pStyle w:val="ad"/>
        <w:widowControl w:val="0"/>
        <w:numPr>
          <w:ilvl w:val="0"/>
          <w:numId w:val="5"/>
        </w:numPr>
        <w:adjustRightInd w:val="0"/>
        <w:snapToGrid w:val="0"/>
        <w:spacing w:line="360" w:lineRule="auto"/>
        <w:ind w:firstLineChars="0"/>
        <w:jc w:val="both"/>
        <w:rPr>
          <w:rFonts w:ascii="Arial" w:hAnsi="Arial" w:cs="Arial"/>
          <w:kern w:val="1"/>
          <w:lang w:eastAsia="zh-CN"/>
        </w:rPr>
      </w:pPr>
      <w:proofErr w:type="spellStart"/>
      <w:r w:rsidRPr="00D94120">
        <w:rPr>
          <w:rFonts w:ascii="Arial" w:hAnsi="Arial" w:cs="Arial"/>
          <w:kern w:val="1"/>
          <w:lang w:eastAsia="zh-CN"/>
        </w:rPr>
        <w:t>Peano</w:t>
      </w:r>
      <w:proofErr w:type="spellEnd"/>
      <w:r w:rsidRPr="00D94120">
        <w:rPr>
          <w:rFonts w:ascii="Arial" w:hAnsi="Arial" w:cs="Arial"/>
          <w:kern w:val="1"/>
          <w:lang w:eastAsia="zh-CN"/>
        </w:rPr>
        <w:t xml:space="preserve">, C., </w:t>
      </w:r>
      <w:proofErr w:type="spellStart"/>
      <w:r w:rsidRPr="00D94120">
        <w:rPr>
          <w:rFonts w:ascii="Arial" w:hAnsi="Arial" w:cs="Arial"/>
          <w:kern w:val="1"/>
          <w:lang w:eastAsia="zh-CN"/>
        </w:rPr>
        <w:t>Pietrelli</w:t>
      </w:r>
      <w:proofErr w:type="spellEnd"/>
      <w:r w:rsidRPr="00D94120">
        <w:rPr>
          <w:rFonts w:ascii="Arial" w:hAnsi="Arial" w:cs="Arial"/>
          <w:kern w:val="1"/>
          <w:lang w:eastAsia="zh-CN"/>
        </w:rPr>
        <w:t xml:space="preserve">, A., </w:t>
      </w:r>
      <w:proofErr w:type="spellStart"/>
      <w:r w:rsidRPr="00D94120">
        <w:rPr>
          <w:rFonts w:ascii="Arial" w:hAnsi="Arial" w:cs="Arial"/>
          <w:kern w:val="1"/>
          <w:lang w:eastAsia="zh-CN"/>
        </w:rPr>
        <w:t>Consolandi</w:t>
      </w:r>
      <w:proofErr w:type="spellEnd"/>
      <w:r w:rsidRPr="00D94120">
        <w:rPr>
          <w:rFonts w:ascii="Arial" w:hAnsi="Arial" w:cs="Arial"/>
          <w:kern w:val="1"/>
          <w:lang w:eastAsia="zh-CN"/>
        </w:rPr>
        <w:t xml:space="preserve">, C., Rossi, E., Tagliabue, L., De Bellis, G.D. and </w:t>
      </w:r>
      <w:proofErr w:type="spellStart"/>
      <w:r w:rsidRPr="00D94120">
        <w:rPr>
          <w:rFonts w:ascii="Arial" w:hAnsi="Arial" w:cs="Arial"/>
          <w:kern w:val="1"/>
          <w:lang w:eastAsia="zh-CN"/>
        </w:rPr>
        <w:t>Landini</w:t>
      </w:r>
      <w:proofErr w:type="spellEnd"/>
      <w:r w:rsidRPr="00D94120">
        <w:rPr>
          <w:rFonts w:ascii="Arial" w:hAnsi="Arial" w:cs="Arial"/>
          <w:kern w:val="1"/>
          <w:lang w:eastAsia="zh-CN"/>
        </w:rPr>
        <w:t>, P.</w:t>
      </w:r>
      <w:r w:rsidR="00FE63E6">
        <w:rPr>
          <w:rFonts w:ascii="Arial" w:hAnsi="Arial" w:cs="Arial"/>
          <w:color w:val="000000"/>
          <w:shd w:val="clear" w:color="auto" w:fill="FFFFFF"/>
        </w:rPr>
        <w:t xml:space="preserve"> </w:t>
      </w:r>
      <w:r w:rsidR="00FE63E6">
        <w:rPr>
          <w:rFonts w:ascii="Arial" w:hAnsi="Arial" w:cs="Arial" w:hint="eastAsia"/>
          <w:color w:val="000000"/>
          <w:shd w:val="clear" w:color="auto" w:fill="FFFFFF"/>
          <w:lang w:eastAsia="zh-CN"/>
        </w:rPr>
        <w:t>(</w:t>
      </w:r>
      <w:r w:rsidRPr="00D94120">
        <w:rPr>
          <w:rFonts w:ascii="Arial" w:hAnsi="Arial" w:cs="Arial"/>
          <w:kern w:val="1"/>
          <w:lang w:eastAsia="zh-CN"/>
        </w:rPr>
        <w:t xml:space="preserve">2013). </w:t>
      </w:r>
      <w:hyperlink r:id="rId15" w:history="1">
        <w:r w:rsidRPr="00AB2534">
          <w:rPr>
            <w:rStyle w:val="ab"/>
            <w:rFonts w:ascii="Arial" w:hAnsi="Arial" w:cs="Arial"/>
            <w:kern w:val="1"/>
            <w:lang w:eastAsia="zh-CN"/>
          </w:rPr>
          <w:t>An efficient rRNA removal method for RNA sequencing in GC­rich bacteria.</w:t>
        </w:r>
      </w:hyperlink>
      <w:r w:rsidRPr="00D94120">
        <w:rPr>
          <w:rFonts w:ascii="Arial" w:hAnsi="Arial" w:cs="Arial"/>
          <w:kern w:val="1"/>
          <w:lang w:eastAsia="zh-CN"/>
        </w:rPr>
        <w:t xml:space="preserve"> </w:t>
      </w:r>
      <w:proofErr w:type="spellStart"/>
      <w:r w:rsidRPr="00D94120">
        <w:rPr>
          <w:rFonts w:ascii="Arial" w:hAnsi="Arial" w:cs="Arial"/>
          <w:i/>
          <w:kern w:val="1"/>
          <w:lang w:eastAsia="zh-CN"/>
        </w:rPr>
        <w:t>Microb</w:t>
      </w:r>
      <w:proofErr w:type="spellEnd"/>
      <w:r w:rsidRPr="00D94120">
        <w:rPr>
          <w:rFonts w:ascii="Arial" w:hAnsi="Arial" w:cs="Arial"/>
          <w:i/>
          <w:kern w:val="1"/>
          <w:lang w:eastAsia="zh-CN"/>
        </w:rPr>
        <w:t xml:space="preserve"> Inform Exp</w:t>
      </w:r>
      <w:r w:rsidRPr="00D94120">
        <w:rPr>
          <w:rFonts w:ascii="Arial" w:hAnsi="Arial" w:cs="Arial"/>
          <w:kern w:val="1"/>
          <w:lang w:eastAsia="zh-CN"/>
        </w:rPr>
        <w:t xml:space="preserve"> 3:1.</w:t>
      </w:r>
    </w:p>
    <w:p w14:paraId="3B629CBA" w14:textId="74D7BDBC" w:rsidR="00D51D28" w:rsidRDefault="00D51D28" w:rsidP="00893276">
      <w:pPr>
        <w:pStyle w:val="ad"/>
        <w:widowControl w:val="0"/>
        <w:numPr>
          <w:ilvl w:val="0"/>
          <w:numId w:val="5"/>
        </w:numPr>
        <w:adjustRightInd w:val="0"/>
        <w:snapToGrid w:val="0"/>
        <w:spacing w:line="360" w:lineRule="auto"/>
        <w:ind w:firstLineChars="0"/>
        <w:jc w:val="both"/>
        <w:rPr>
          <w:rFonts w:ascii="Arial" w:hAnsi="Arial" w:cs="Arial"/>
          <w:kern w:val="1"/>
          <w:lang w:eastAsia="zh-CN"/>
        </w:rPr>
      </w:pPr>
      <w:r w:rsidRPr="00D94120">
        <w:rPr>
          <w:rFonts w:ascii="Arial" w:hAnsi="Arial" w:cs="Arial"/>
          <w:kern w:val="1"/>
          <w:lang w:eastAsia="zh-CN"/>
        </w:rPr>
        <w:t xml:space="preserve">Torre, A., </w:t>
      </w:r>
      <w:proofErr w:type="spellStart"/>
      <w:r w:rsidRPr="00D94120">
        <w:rPr>
          <w:rFonts w:ascii="Arial" w:hAnsi="Arial" w:cs="Arial"/>
          <w:kern w:val="1"/>
          <w:lang w:eastAsia="zh-CN"/>
        </w:rPr>
        <w:t>Metivier</w:t>
      </w:r>
      <w:proofErr w:type="spellEnd"/>
      <w:r w:rsidRPr="00D94120">
        <w:rPr>
          <w:rFonts w:ascii="Arial" w:hAnsi="Arial" w:cs="Arial"/>
          <w:kern w:val="1"/>
          <w:lang w:eastAsia="zh-CN"/>
        </w:rPr>
        <w:t xml:space="preserve">, A., Chu, F., Laurens, L.M., Beck, D.A., </w:t>
      </w:r>
      <w:proofErr w:type="spellStart"/>
      <w:r w:rsidRPr="00D94120">
        <w:rPr>
          <w:rFonts w:ascii="Arial" w:hAnsi="Arial" w:cs="Arial"/>
          <w:kern w:val="1"/>
          <w:lang w:eastAsia="zh-CN"/>
        </w:rPr>
        <w:t>Pienkos</w:t>
      </w:r>
      <w:proofErr w:type="spellEnd"/>
      <w:r w:rsidRPr="00D94120">
        <w:rPr>
          <w:rFonts w:ascii="Arial" w:hAnsi="Arial" w:cs="Arial"/>
          <w:kern w:val="1"/>
          <w:lang w:eastAsia="zh-CN"/>
        </w:rPr>
        <w:t xml:space="preserve">, P.T., </w:t>
      </w:r>
      <w:proofErr w:type="spellStart"/>
      <w:r w:rsidRPr="00D94120">
        <w:rPr>
          <w:rFonts w:ascii="Arial" w:hAnsi="Arial" w:cs="Arial"/>
          <w:kern w:val="1"/>
          <w:lang w:eastAsia="zh-CN"/>
        </w:rPr>
        <w:t>Lidstrom</w:t>
      </w:r>
      <w:proofErr w:type="spellEnd"/>
      <w:r w:rsidRPr="00D94120">
        <w:rPr>
          <w:rFonts w:ascii="Arial" w:hAnsi="Arial" w:cs="Arial"/>
          <w:kern w:val="1"/>
          <w:lang w:eastAsia="zh-CN"/>
        </w:rPr>
        <w:t xml:space="preserve">, M.E., and </w:t>
      </w:r>
      <w:proofErr w:type="spellStart"/>
      <w:r w:rsidRPr="00D94120">
        <w:rPr>
          <w:rFonts w:ascii="Arial" w:hAnsi="Arial" w:cs="Arial"/>
          <w:kern w:val="1"/>
          <w:lang w:eastAsia="zh-CN"/>
        </w:rPr>
        <w:t>Kalyuzhnaya</w:t>
      </w:r>
      <w:proofErr w:type="spellEnd"/>
      <w:r w:rsidRPr="00D94120">
        <w:rPr>
          <w:rFonts w:ascii="Arial" w:hAnsi="Arial" w:cs="Arial"/>
          <w:kern w:val="1"/>
          <w:lang w:eastAsia="zh-CN"/>
        </w:rPr>
        <w:t>, M.G.</w:t>
      </w:r>
      <w:r w:rsidR="00FE63E6">
        <w:rPr>
          <w:rFonts w:ascii="Arial" w:hAnsi="Arial" w:cs="Arial"/>
          <w:color w:val="000000"/>
          <w:shd w:val="clear" w:color="auto" w:fill="FFFFFF"/>
        </w:rPr>
        <w:t xml:space="preserve"> </w:t>
      </w:r>
      <w:r w:rsidR="00FE63E6">
        <w:rPr>
          <w:rFonts w:ascii="Arial" w:hAnsi="Arial" w:cs="Arial" w:hint="eastAsia"/>
          <w:color w:val="000000"/>
          <w:shd w:val="clear" w:color="auto" w:fill="FFFFFF"/>
          <w:lang w:eastAsia="zh-CN"/>
        </w:rPr>
        <w:t>(</w:t>
      </w:r>
      <w:r w:rsidRPr="00D94120">
        <w:rPr>
          <w:rFonts w:ascii="Arial" w:hAnsi="Arial" w:cs="Arial"/>
          <w:kern w:val="1"/>
          <w:lang w:eastAsia="zh-CN"/>
        </w:rPr>
        <w:t xml:space="preserve">2015). </w:t>
      </w:r>
      <w:hyperlink r:id="rId16" w:history="1">
        <w:r w:rsidRPr="00AB2534">
          <w:rPr>
            <w:rStyle w:val="ab"/>
            <w:rFonts w:ascii="Arial" w:hAnsi="Arial" w:cs="Arial"/>
            <w:kern w:val="1"/>
            <w:lang w:eastAsia="zh-CN"/>
          </w:rPr>
          <w:t xml:space="preserve">Genome-scale metabolic reconstructions and theoretical investigation of methane conversion in </w:t>
        </w:r>
        <w:r w:rsidRPr="00AB2534">
          <w:rPr>
            <w:rStyle w:val="ab"/>
            <w:rFonts w:ascii="Arial" w:hAnsi="Arial" w:cs="Arial"/>
            <w:i/>
            <w:kern w:val="1"/>
            <w:lang w:eastAsia="zh-CN"/>
          </w:rPr>
          <w:t>Methylomicrobium buryatense</w:t>
        </w:r>
        <w:r w:rsidRPr="00AB2534">
          <w:rPr>
            <w:rStyle w:val="ab"/>
            <w:rFonts w:ascii="Arial" w:hAnsi="Arial" w:cs="Arial"/>
            <w:kern w:val="1"/>
            <w:lang w:eastAsia="zh-CN"/>
          </w:rPr>
          <w:t xml:space="preserve"> strain 5G</w:t>
        </w:r>
        <w:r w:rsidR="00916666">
          <w:rPr>
            <w:rStyle w:val="ab"/>
            <w:rFonts w:ascii="Arial" w:hAnsi="Arial" w:cs="Arial"/>
            <w:kern w:val="1"/>
            <w:lang w:eastAsia="zh-CN"/>
          </w:rPr>
          <w:t>（</w:t>
        </w:r>
        <w:r w:rsidRPr="00AB2534">
          <w:rPr>
            <w:rStyle w:val="ab"/>
            <w:rFonts w:ascii="Arial" w:hAnsi="Arial" w:cs="Arial"/>
            <w:kern w:val="1"/>
            <w:lang w:eastAsia="zh-CN"/>
          </w:rPr>
          <w:t>B1).</w:t>
        </w:r>
      </w:hyperlink>
      <w:r w:rsidRPr="00D94120">
        <w:rPr>
          <w:rFonts w:ascii="Arial" w:hAnsi="Arial" w:cs="Arial"/>
          <w:kern w:val="1"/>
          <w:lang w:eastAsia="zh-CN"/>
        </w:rPr>
        <w:t xml:space="preserve"> </w:t>
      </w:r>
      <w:proofErr w:type="spellStart"/>
      <w:r w:rsidRPr="00D94120">
        <w:rPr>
          <w:rFonts w:ascii="Arial" w:hAnsi="Arial" w:cs="Arial"/>
          <w:i/>
          <w:kern w:val="1"/>
          <w:lang w:eastAsia="zh-CN"/>
        </w:rPr>
        <w:t>Microb</w:t>
      </w:r>
      <w:proofErr w:type="spellEnd"/>
      <w:r w:rsidRPr="00D94120">
        <w:rPr>
          <w:rFonts w:ascii="Arial" w:hAnsi="Arial" w:cs="Arial"/>
          <w:i/>
          <w:kern w:val="1"/>
          <w:lang w:eastAsia="zh-CN"/>
        </w:rPr>
        <w:t xml:space="preserve"> Cell Factories</w:t>
      </w:r>
      <w:r w:rsidRPr="00D94120">
        <w:rPr>
          <w:rFonts w:ascii="Arial" w:hAnsi="Arial" w:cs="Arial"/>
          <w:kern w:val="1"/>
          <w:lang w:eastAsia="zh-CN"/>
        </w:rPr>
        <w:t xml:space="preserve"> 14: 188.</w:t>
      </w:r>
    </w:p>
    <w:p w14:paraId="62FEFAC5" w14:textId="0D140591" w:rsidR="00FE63E6" w:rsidRPr="00FE63E6" w:rsidRDefault="00FE63E6" w:rsidP="00FE63E6">
      <w:pPr>
        <w:pStyle w:val="ad"/>
        <w:widowControl w:val="0"/>
        <w:numPr>
          <w:ilvl w:val="0"/>
          <w:numId w:val="5"/>
        </w:numPr>
        <w:adjustRightInd w:val="0"/>
        <w:snapToGrid w:val="0"/>
        <w:spacing w:line="360" w:lineRule="auto"/>
        <w:ind w:firstLineChars="0"/>
        <w:jc w:val="both"/>
        <w:rPr>
          <w:rFonts w:ascii="Arial" w:hAnsi="Arial" w:cs="Arial"/>
          <w:kern w:val="1"/>
          <w:lang w:eastAsia="zh-CN"/>
        </w:rPr>
      </w:pPr>
      <w:proofErr w:type="spellStart"/>
      <w:r>
        <w:rPr>
          <w:rFonts w:ascii="Arial" w:hAnsi="Arial" w:cs="Arial"/>
          <w:kern w:val="1"/>
          <w:lang w:eastAsia="zh-CN"/>
        </w:rPr>
        <w:t>Trapnell</w:t>
      </w:r>
      <w:proofErr w:type="spellEnd"/>
      <w:r>
        <w:rPr>
          <w:rFonts w:ascii="Arial" w:hAnsi="Arial" w:cs="Arial"/>
          <w:kern w:val="1"/>
          <w:lang w:eastAsia="zh-CN"/>
        </w:rPr>
        <w:t xml:space="preserve">, C., Williams, B.A., </w:t>
      </w:r>
      <w:proofErr w:type="spellStart"/>
      <w:r>
        <w:rPr>
          <w:rFonts w:ascii="Arial" w:hAnsi="Arial" w:cs="Arial"/>
          <w:kern w:val="1"/>
          <w:lang w:eastAsia="zh-CN"/>
        </w:rPr>
        <w:t>Pertea</w:t>
      </w:r>
      <w:proofErr w:type="spellEnd"/>
      <w:r>
        <w:rPr>
          <w:rFonts w:ascii="Arial" w:hAnsi="Arial" w:cs="Arial"/>
          <w:kern w:val="1"/>
          <w:lang w:eastAsia="zh-CN"/>
        </w:rPr>
        <w:t xml:space="preserve">, G., Mortazavi, </w:t>
      </w:r>
      <w:proofErr w:type="spellStart"/>
      <w:proofErr w:type="gramStart"/>
      <w:r>
        <w:rPr>
          <w:rFonts w:ascii="Arial" w:hAnsi="Arial" w:cs="Arial"/>
          <w:kern w:val="1"/>
          <w:lang w:eastAsia="zh-CN"/>
        </w:rPr>
        <w:t>A.,Kwan</w:t>
      </w:r>
      <w:proofErr w:type="spellEnd"/>
      <w:proofErr w:type="gramEnd"/>
      <w:r>
        <w:rPr>
          <w:rFonts w:ascii="Arial" w:hAnsi="Arial" w:cs="Arial"/>
          <w:kern w:val="1"/>
          <w:lang w:eastAsia="zh-CN"/>
        </w:rPr>
        <w:t xml:space="preserve">, G., van Baren, M.J., </w:t>
      </w:r>
      <w:proofErr w:type="spellStart"/>
      <w:r>
        <w:rPr>
          <w:rFonts w:ascii="Arial" w:hAnsi="Arial" w:cs="Arial"/>
          <w:kern w:val="1"/>
          <w:lang w:eastAsia="zh-CN"/>
        </w:rPr>
        <w:t>Salzberg</w:t>
      </w:r>
      <w:proofErr w:type="spellEnd"/>
      <w:r>
        <w:rPr>
          <w:rFonts w:ascii="Arial" w:hAnsi="Arial" w:cs="Arial"/>
          <w:kern w:val="1"/>
          <w:lang w:eastAsia="zh-CN"/>
        </w:rPr>
        <w:t xml:space="preserve">, S.L., </w:t>
      </w:r>
      <w:proofErr w:type="spellStart"/>
      <w:r>
        <w:rPr>
          <w:rFonts w:ascii="Arial" w:hAnsi="Arial" w:cs="Arial"/>
          <w:kern w:val="1"/>
          <w:lang w:eastAsia="zh-CN"/>
        </w:rPr>
        <w:t>Wold</w:t>
      </w:r>
      <w:proofErr w:type="spellEnd"/>
      <w:r>
        <w:rPr>
          <w:rFonts w:ascii="Arial" w:hAnsi="Arial" w:cs="Arial"/>
          <w:kern w:val="1"/>
          <w:lang w:eastAsia="zh-CN"/>
        </w:rPr>
        <w:t xml:space="preserve">, B.J., and </w:t>
      </w:r>
      <w:proofErr w:type="spellStart"/>
      <w:r>
        <w:rPr>
          <w:rFonts w:ascii="Arial" w:hAnsi="Arial" w:cs="Arial"/>
          <w:kern w:val="1"/>
          <w:lang w:eastAsia="zh-CN"/>
        </w:rPr>
        <w:t>Pachter,L</w:t>
      </w:r>
      <w:proofErr w:type="spellEnd"/>
      <w:r>
        <w:rPr>
          <w:rFonts w:ascii="Arial" w:hAnsi="Arial" w:cs="Arial"/>
          <w:kern w:val="1"/>
          <w:lang w:eastAsia="zh-CN"/>
        </w:rPr>
        <w:t>.</w:t>
      </w:r>
      <w:r>
        <w:rPr>
          <w:rFonts w:ascii="Arial" w:hAnsi="Arial" w:cs="Arial"/>
          <w:color w:val="000000"/>
          <w:shd w:val="clear" w:color="auto" w:fill="FFFFFF"/>
        </w:rPr>
        <w:t xml:space="preserve"> </w:t>
      </w:r>
      <w:r>
        <w:rPr>
          <w:rFonts w:ascii="Arial" w:hAnsi="Arial" w:cs="Arial" w:hint="eastAsia"/>
          <w:color w:val="000000"/>
          <w:shd w:val="clear" w:color="auto" w:fill="FFFFFF"/>
          <w:lang w:eastAsia="zh-CN"/>
        </w:rPr>
        <w:t>(</w:t>
      </w:r>
      <w:r>
        <w:rPr>
          <w:rFonts w:ascii="Arial" w:hAnsi="Arial" w:cs="Arial" w:hint="eastAsia"/>
          <w:kern w:val="1"/>
          <w:lang w:eastAsia="zh-CN"/>
        </w:rPr>
        <w:t>2010).</w:t>
      </w:r>
      <w:r w:rsidRPr="00FE63E6">
        <w:rPr>
          <w:rFonts w:ascii="Arial" w:hAnsi="Arial" w:cs="Arial"/>
          <w:color w:val="0000FF"/>
          <w:kern w:val="1"/>
          <w:lang w:eastAsia="zh-CN"/>
        </w:rPr>
        <w:t>Transcript assembly and quantification by RNA-Seq reveals unannotated transcripts and isoform switching during cell differentiation.</w:t>
      </w:r>
      <w:r w:rsidR="005A0733">
        <w:rPr>
          <w:rFonts w:ascii="Arial" w:hAnsi="Arial" w:cs="Arial"/>
          <w:color w:val="0000FF"/>
          <w:kern w:val="1"/>
          <w:lang w:eastAsia="zh-CN"/>
        </w:rPr>
        <w:t xml:space="preserve"> </w:t>
      </w:r>
      <w:r w:rsidR="005A0733" w:rsidRPr="005A0733">
        <w:rPr>
          <w:rFonts w:ascii="Arial" w:hAnsi="Arial" w:cs="Arial"/>
          <w:i/>
          <w:color w:val="000000" w:themeColor="text1"/>
          <w:kern w:val="1"/>
          <w:lang w:eastAsia="zh-CN"/>
        </w:rPr>
        <w:t xml:space="preserve">Nat </w:t>
      </w:r>
      <w:proofErr w:type="spellStart"/>
      <w:r w:rsidR="005A0733" w:rsidRPr="005A0733">
        <w:rPr>
          <w:rFonts w:ascii="Arial" w:hAnsi="Arial" w:cs="Arial"/>
          <w:i/>
          <w:color w:val="000000" w:themeColor="text1"/>
          <w:kern w:val="1"/>
          <w:lang w:eastAsia="zh-CN"/>
        </w:rPr>
        <w:t>Biotechnol</w:t>
      </w:r>
      <w:proofErr w:type="spellEnd"/>
      <w:r w:rsidR="005A0733" w:rsidRPr="005A0733">
        <w:rPr>
          <w:rFonts w:ascii="Arial" w:hAnsi="Arial" w:cs="Arial"/>
          <w:i/>
          <w:color w:val="000000" w:themeColor="text1"/>
          <w:kern w:val="1"/>
          <w:lang w:eastAsia="zh-CN"/>
        </w:rPr>
        <w:t xml:space="preserve"> </w:t>
      </w:r>
      <w:r w:rsidR="005A0733" w:rsidRPr="005A0733">
        <w:rPr>
          <w:rFonts w:ascii="Arial" w:hAnsi="Arial" w:cs="Arial"/>
          <w:color w:val="000000" w:themeColor="text1"/>
          <w:kern w:val="1"/>
          <w:lang w:eastAsia="zh-CN"/>
        </w:rPr>
        <w:t>28: 5.</w:t>
      </w:r>
    </w:p>
    <w:p w14:paraId="4DB14B82" w14:textId="77777777" w:rsidR="00D44DB0" w:rsidRDefault="00D44DB0" w:rsidP="00D44DB0">
      <w:pPr>
        <w:pStyle w:val="ad"/>
        <w:widowControl w:val="0"/>
        <w:adjustRightInd w:val="0"/>
        <w:snapToGrid w:val="0"/>
        <w:spacing w:line="360" w:lineRule="auto"/>
        <w:ind w:left="360" w:firstLineChars="0" w:firstLine="0"/>
        <w:jc w:val="both"/>
        <w:rPr>
          <w:rFonts w:ascii="黑体" w:eastAsia="黑体" w:hAnsi="黑体" w:cs="Arial"/>
          <w:b/>
          <w:bCs/>
          <w:lang w:eastAsia="zh-CN"/>
        </w:rPr>
      </w:pPr>
    </w:p>
    <w:sectPr w:rsidR="00D44DB0" w:rsidSect="006E0904">
      <w:headerReference w:type="default" r:id="rId17"/>
      <w:footerReference w:type="default" r:id="rId18"/>
      <w:pgSz w:w="11906" w:h="16838"/>
      <w:pgMar w:top="1843" w:right="1418" w:bottom="1418" w:left="1418" w:header="851" w:footer="1151" w:gutter="0"/>
      <w:lnNumType w:countBy="1" w:restart="continuous"/>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5CD779" w14:textId="77777777" w:rsidR="00E25A08" w:rsidRDefault="00E25A08" w:rsidP="002E6CD6">
      <w:r>
        <w:separator/>
      </w:r>
    </w:p>
  </w:endnote>
  <w:endnote w:type="continuationSeparator" w:id="0">
    <w:p w14:paraId="68E38409" w14:textId="77777777" w:rsidR="00E25A08" w:rsidRDefault="00E25A08" w:rsidP="002E6C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neva">
    <w:altName w:val="Arial"/>
    <w:charset w:val="00"/>
    <w:family w:val="swiss"/>
    <w:pitch w:val="default"/>
    <w:sig w:usb0="00000000" w:usb1="00000000" w:usb2="00A0C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default"/>
    <w:sig w:usb0="00000000" w:usb1="00000000" w:usb2="00000000" w:usb3="00000000" w:csb0="00000001" w:csb1="00000000"/>
  </w:font>
  <w:font w:name="PMingLiU">
    <w:altName w:val="新細明體"/>
    <w:panose1 w:val="02010601000101010101"/>
    <w:charset w:val="88"/>
    <w:family w:val="roman"/>
    <w:pitch w:val="variable"/>
    <w:sig w:usb0="A00002FF" w:usb1="28CFFCFA" w:usb2="00000016" w:usb3="00000000" w:csb0="00100001" w:csb1="00000000"/>
  </w:font>
  <w:font w:name="仿宋_GB2312">
    <w:altName w:val="仿宋"/>
    <w:charset w:val="86"/>
    <w:family w:val="modern"/>
    <w:pitch w:val="default"/>
    <w:sig w:usb0="00000000" w:usb1="00000000" w:usb2="00000010" w:usb3="00000000" w:csb0="00040000" w:csb1="00000000"/>
  </w:font>
  <w:font w:name="”“Times New Roman”“">
    <w:altName w:val="宋体"/>
    <w:charset w:val="86"/>
    <w:family w:val="roman"/>
    <w:pitch w:val="default"/>
    <w:sig w:usb0="00000000" w:usb1="00000000" w:usb2="00000010" w:usb3="00000000" w:csb0="00040000" w:csb1="00000000"/>
  </w:font>
  <w:font w:name="TimesNewRomanPSMT">
    <w:altName w:val="MV Boli"/>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BE1722" w14:textId="74EEED99" w:rsidR="005E4F18" w:rsidRPr="007673B7" w:rsidRDefault="005E4F18" w:rsidP="005E4F18">
    <w:pPr>
      <w:tabs>
        <w:tab w:val="left" w:pos="8647"/>
      </w:tabs>
      <w:adjustRightInd w:val="0"/>
      <w:snapToGrid w:val="0"/>
      <w:rPr>
        <w:rFonts w:ascii="Arial" w:hAnsi="Arial" w:cs="Arial"/>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8D0435" w14:textId="77777777" w:rsidR="00E25A08" w:rsidRDefault="00E25A08" w:rsidP="002E6CD6">
      <w:r>
        <w:separator/>
      </w:r>
    </w:p>
  </w:footnote>
  <w:footnote w:type="continuationSeparator" w:id="0">
    <w:p w14:paraId="1A720D22" w14:textId="77777777" w:rsidR="00E25A08" w:rsidRDefault="00E25A08" w:rsidP="002E6C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938BFE" w14:textId="19226ED8" w:rsidR="005312FA" w:rsidRPr="002E6CD6" w:rsidRDefault="00BE2D4D" w:rsidP="00B33CEB">
    <w:pPr>
      <w:pBdr>
        <w:bottom w:val="single" w:sz="6" w:space="1" w:color="auto"/>
      </w:pBdr>
      <w:tabs>
        <w:tab w:val="center" w:pos="4320"/>
      </w:tabs>
      <w:snapToGrid w:val="0"/>
      <w:ind w:right="13"/>
      <w:rPr>
        <w:sz w:val="18"/>
        <w:szCs w:val="18"/>
        <w:lang w:val="es-ES_tradnl"/>
      </w:rPr>
    </w:pPr>
    <w:r w:rsidRPr="00BE2D4D">
      <w:rPr>
        <w:noProof/>
        <w:sz w:val="18"/>
        <w:szCs w:val="18"/>
        <w:lang w:eastAsia="zh-CN"/>
      </w:rPr>
      <w:drawing>
        <wp:inline distT="0" distB="0" distL="0" distR="0" wp14:anchorId="342DCAE5" wp14:editId="00518502">
          <wp:extent cx="1127650" cy="342000"/>
          <wp:effectExtent l="0" t="0" r="0" b="1270"/>
          <wp:docPr id="1" name="图片 1" descr="C:\Users\Bio-Jingmin\AppData\Roaming\Skype\live#3aliyuan.zhang_9\media_messaging\media_cache_v3\^7DA4B0D1673ECF62947B89079937EE96AAAFD0135F30090B0C^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o-Jingmin\AppData\Roaming\Skype\live#3aliyuan.zhang_9\media_messaging\media_cache_v3\^7DA4B0D1673ECF62947B89079937EE96AAAFD0135F30090B0C^pimgpsh_fullsize_dist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7650" cy="342000"/>
                  </a:xfrm>
                  <a:prstGeom prst="rect">
                    <a:avLst/>
                  </a:prstGeom>
                  <a:noFill/>
                  <a:ln>
                    <a:noFill/>
                  </a:ln>
                </pic:spPr>
              </pic:pic>
            </a:graphicData>
          </a:graphic>
        </wp:inline>
      </w:drawing>
    </w:r>
    <w:r w:rsidR="005312FA">
      <w:rPr>
        <w:rFonts w:hint="eastAsia"/>
        <w:sz w:val="18"/>
        <w:szCs w:val="18"/>
        <w:lang w:val="es-ES_tradnl"/>
      </w:rPr>
      <w:t xml:space="preserve"> </w:t>
    </w:r>
    <w:r w:rsidR="00AD3491">
      <w:rPr>
        <w:sz w:val="18"/>
        <w:szCs w:val="18"/>
        <w:lang w:val="es-ES_tradnl"/>
      </w:rPr>
      <w:t xml:space="preserve"> </w:t>
    </w:r>
    <w:r w:rsidR="005312FA">
      <w:rPr>
        <w:sz w:val="18"/>
        <w:szCs w:val="18"/>
        <w:lang w:val="es-ES_tradnl"/>
      </w:rPr>
      <w:t xml:space="preserve"> </w:t>
    </w:r>
    <w:r w:rsidR="00B439CA">
      <w:rPr>
        <w:sz w:val="18"/>
        <w:szCs w:val="18"/>
        <w:lang w:val="es-ES_tradnl"/>
      </w:rPr>
      <w:t xml:space="preserve">      </w:t>
    </w:r>
    <w:r w:rsidR="00BA2DB1">
      <w:rPr>
        <w:noProof/>
        <w:lang w:eastAsia="zh-CN"/>
      </w:rPr>
      <mc:AlternateContent>
        <mc:Choice Requires="wps">
          <w:drawing>
            <wp:inline distT="0" distB="0" distL="0" distR="0" wp14:anchorId="3B22C14E" wp14:editId="3F5E9E8F">
              <wp:extent cx="2159000" cy="250190"/>
              <wp:effectExtent l="0" t="0" r="0" b="0"/>
              <wp:docPr id="5" name="矩形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900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CD4DE3" w14:textId="26004FE9" w:rsidR="00BA2DB1" w:rsidRDefault="00BA2DB1" w:rsidP="00BA2DB1">
                          <w:pPr>
                            <w:wordWrap w:val="0"/>
                            <w:snapToGrid w:val="0"/>
                            <w:rPr>
                              <w:rFonts w:ascii="Arial" w:hAnsi="Arial" w:cs="Arial"/>
                              <w:szCs w:val="20"/>
                            </w:rPr>
                          </w:pPr>
                          <w:r w:rsidRPr="003826B5">
                            <w:rPr>
                              <w:rFonts w:ascii="Arial" w:hAnsi="Arial" w:cs="Arial"/>
                              <w:szCs w:val="20"/>
                            </w:rPr>
                            <w:t>www.bio-protocol.org/e</w:t>
                          </w:r>
                          <w:r w:rsidR="003826B5">
                            <w:rPr>
                              <w:rFonts w:ascii="Arial" w:hAnsi="Arial" w:cs="Arial"/>
                              <w:szCs w:val="20"/>
                            </w:rPr>
                            <w:t>xxxx</w:t>
                          </w:r>
                        </w:p>
                        <w:p w14:paraId="4631B43D" w14:textId="77777777" w:rsidR="00BA2DB1" w:rsidRPr="0099590D" w:rsidRDefault="00BA2DB1" w:rsidP="00BA2DB1">
                          <w:pPr>
                            <w:wordWrap w:val="0"/>
                            <w:snapToGrid w:val="0"/>
                            <w:rPr>
                              <w:rFonts w:ascii="Arial" w:hAnsi="Arial" w:cs="Arial"/>
                              <w:color w:val="0000FF"/>
                              <w:szCs w:val="20"/>
                              <w:u w:val="single"/>
                            </w:rPr>
                          </w:pPr>
                        </w:p>
                      </w:txbxContent>
                    </wps:txbx>
                    <wps:bodyPr rot="0" vert="horz" wrap="square" lIns="91440" tIns="45720" rIns="91440" bIns="45720" anchor="ctr" anchorCtr="0" upright="1">
                      <a:noAutofit/>
                    </wps:bodyPr>
                  </wps:wsp>
                </a:graphicData>
              </a:graphic>
            </wp:inline>
          </w:drawing>
        </mc:Choice>
        <mc:Fallback>
          <w:pict>
            <v:rect w14:anchorId="3B22C14E" id="矩形 2" o:spid="_x0000_s1026" style="width:170pt;height:1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" filled="f" stroked="f">
              <v:textbox>
                <w:txbxContent>
                  <w:p w14:paraId="13CD4DE3" w14:textId="26004FE9" w:rsidR="00BA2DB1" w:rsidRDefault="00BA2DB1" w:rsidP="00BA2DB1">
                    <w:pPr>
                      <w:wordWrap w:val="0"/>
                      <w:snapToGrid w:val="0"/>
                      <w:rPr>
                        <w:rFonts w:ascii="Arial" w:hAnsi="Arial" w:cs="Arial"/>
                        <w:szCs w:val="20"/>
                      </w:rPr>
                    </w:pPr>
                    <w:r w:rsidRPr="003826B5">
                      <w:rPr>
                        <w:rFonts w:ascii="Arial" w:hAnsi="Arial" w:cs="Arial"/>
                        <w:szCs w:val="20"/>
                      </w:rPr>
                      <w:t>www.bio-protocol.org/e</w:t>
                    </w:r>
                    <w:r w:rsidR="003826B5">
                      <w:rPr>
                        <w:rFonts w:ascii="Arial" w:hAnsi="Arial" w:cs="Arial"/>
                        <w:szCs w:val="20"/>
                      </w:rPr>
                      <w:t>xxxx</w:t>
                    </w:r>
                  </w:p>
                  <w:p w14:paraId="4631B43D" w14:textId="77777777" w:rsidR="00BA2DB1" w:rsidRPr="0099590D" w:rsidRDefault="00BA2DB1" w:rsidP="00BA2DB1">
                    <w:pPr>
                      <w:wordWrap w:val="0"/>
                      <w:snapToGrid w:val="0"/>
                      <w:rPr>
                        <w:rFonts w:ascii="Arial" w:hAnsi="Arial" w:cs="Arial"/>
                        <w:color w:val="0000FF"/>
                        <w:szCs w:val="20"/>
                        <w:u w:val="single"/>
                      </w:rPr>
                    </w:pPr>
                  </w:p>
                </w:txbxContent>
              </v:textbox>
              <w10:anchorlock/>
            </v:rect>
          </w:pict>
        </mc:Fallback>
      </mc:AlternateContent>
    </w:r>
    <w:r w:rsidR="00BA2DB1">
      <w:rPr>
        <w:sz w:val="18"/>
        <w:szCs w:val="18"/>
        <w:lang w:val="es-ES_tradnl"/>
      </w:rPr>
      <w:t xml:space="preserve">   </w:t>
    </w:r>
    <w:r w:rsidR="00BA2DB1">
      <w:rPr>
        <w:noProof/>
        <w:lang w:eastAsia="zh-CN"/>
      </w:rPr>
      <mc:AlternateContent>
        <mc:Choice Requires="wps">
          <w:drawing>
            <wp:inline distT="0" distB="0" distL="0" distR="0" wp14:anchorId="08A971B5" wp14:editId="677BE3E6">
              <wp:extent cx="1733550" cy="349885"/>
              <wp:effectExtent l="0" t="0" r="0" b="0"/>
              <wp:docPr id="2"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349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76138B" w14:textId="77777777" w:rsidR="00BA2DB1" w:rsidRDefault="00BA2DB1" w:rsidP="00BA2DB1">
                          <w:pPr>
                            <w:spacing w:line="276" w:lineRule="auto"/>
                            <w:rPr>
                              <w:rFonts w:ascii="Arial" w:hAnsi="Arial" w:cs="Arial"/>
                              <w:color w:val="000000" w:themeColor="text1"/>
                              <w:sz w:val="16"/>
                              <w:szCs w:val="16"/>
                            </w:rPr>
                          </w:pPr>
                        </w:p>
                        <w:p w14:paraId="30F1AC6B" w14:textId="38E90FAC" w:rsidR="00BA2DB1" w:rsidRPr="00A11045" w:rsidRDefault="00BA2DB1" w:rsidP="003826B5">
                          <w:pPr>
                            <w:snapToGrid w:val="0"/>
                            <w:spacing w:line="276" w:lineRule="auto"/>
                            <w:rPr>
                              <w:rFonts w:ascii="Arial" w:hAnsi="Arial" w:cs="Arial"/>
                              <w:color w:val="000000" w:themeColor="text1"/>
                              <w:sz w:val="16"/>
                              <w:szCs w:val="16"/>
                            </w:rPr>
                          </w:pPr>
                          <w:r w:rsidRPr="00AF209E">
                            <w:rPr>
                              <w:rFonts w:ascii="Arial" w:hAnsi="Arial" w:cs="Arial"/>
                              <w:sz w:val="16"/>
                              <w:szCs w:val="16"/>
                            </w:rPr>
                            <w:t>DOI:10.21769/</w:t>
                          </w:r>
                          <w:proofErr w:type="spellStart"/>
                          <w:r w:rsidRPr="00AF209E">
                            <w:rPr>
                              <w:rFonts w:ascii="Arial" w:hAnsi="Arial" w:cs="Arial"/>
                              <w:sz w:val="16"/>
                              <w:szCs w:val="16"/>
                            </w:rPr>
                            <w:t>BioProtoc.</w:t>
                          </w:r>
                          <w:r w:rsidR="003826B5">
                            <w:rPr>
                              <w:rFonts w:ascii="Arial" w:hAnsi="Arial" w:cs="Arial"/>
                              <w:sz w:val="16"/>
                              <w:szCs w:val="16"/>
                            </w:rPr>
                            <w:t>xxxx</w:t>
                          </w:r>
                          <w:proofErr w:type="spellEnd"/>
                        </w:p>
                      </w:txbxContent>
                    </wps:txbx>
                    <wps:bodyPr rot="0" vert="horz" wrap="square" lIns="91440" tIns="45720" rIns="91440" bIns="45720" anchor="ctr" anchorCtr="0" upright="1">
                      <a:noAutofit/>
                    </wps:bodyPr>
                  </wps:wsp>
                </a:graphicData>
              </a:graphic>
            </wp:inline>
          </w:drawing>
        </mc:Choice>
        <mc:Fallback>
          <w:pict>
            <v:rect w14:anchorId="08A971B5" id="矩形 3" o:spid="_x0000_s1027" style="width:136.5pt;height:27.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" filled="f" stroked="f">
              <v:textbox>
                <w:txbxContent>
                  <w:p w14:paraId="4F76138B" w14:textId="77777777" w:rsidR="00BA2DB1" w:rsidRDefault="00BA2DB1" w:rsidP="00BA2DB1">
                    <w:pPr>
                      <w:spacing w:line="276" w:lineRule="auto"/>
                      <w:rPr>
                        <w:rFonts w:ascii="Arial" w:hAnsi="Arial" w:cs="Arial"/>
                        <w:color w:val="000000" w:themeColor="text1"/>
                        <w:sz w:val="16"/>
                        <w:szCs w:val="16"/>
                      </w:rPr>
                    </w:pPr>
                  </w:p>
                  <w:p w14:paraId="30F1AC6B" w14:textId="38E90FAC" w:rsidR="00BA2DB1" w:rsidRPr="00A11045" w:rsidRDefault="00BA2DB1" w:rsidP="003826B5">
                    <w:pPr>
                      <w:snapToGrid w:val="0"/>
                      <w:spacing w:line="276" w:lineRule="auto"/>
                      <w:rPr>
                        <w:rFonts w:ascii="Arial" w:hAnsi="Arial" w:cs="Arial"/>
                        <w:color w:val="000000" w:themeColor="text1"/>
                        <w:sz w:val="16"/>
                        <w:szCs w:val="16"/>
                      </w:rPr>
                    </w:pPr>
                    <w:r w:rsidRPr="00AF209E">
                      <w:rPr>
                        <w:rFonts w:ascii="Arial" w:hAnsi="Arial" w:cs="Arial"/>
                        <w:sz w:val="16"/>
                        <w:szCs w:val="16"/>
                      </w:rPr>
                      <w:t>DOI:10.21769/</w:t>
                    </w:r>
                    <w:proofErr w:type="spellStart"/>
                    <w:r w:rsidRPr="00AF209E">
                      <w:rPr>
                        <w:rFonts w:ascii="Arial" w:hAnsi="Arial" w:cs="Arial"/>
                        <w:sz w:val="16"/>
                        <w:szCs w:val="16"/>
                      </w:rPr>
                      <w:t>BioProtoc.</w:t>
                    </w:r>
                    <w:r w:rsidR="003826B5">
                      <w:rPr>
                        <w:rFonts w:ascii="Arial" w:hAnsi="Arial" w:cs="Arial"/>
                        <w:sz w:val="16"/>
                        <w:szCs w:val="16"/>
                      </w:rPr>
                      <w:t>xxxx</w:t>
                    </w:r>
                    <w:proofErr w:type="spellEnd"/>
                  </w:p>
                </w:txbxContent>
              </v:textbox>
              <w10:anchorlock/>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0DCCD14A"/>
    <w:lvl w:ilvl="0">
      <w:start w:val="1"/>
      <w:numFmt w:val="decimal"/>
      <w:pStyle w:val="a"/>
      <w:lvlText w:val="%1."/>
      <w:lvlJc w:val="left"/>
      <w:pPr>
        <w:tabs>
          <w:tab w:val="num" w:pos="360"/>
        </w:tabs>
        <w:ind w:left="360" w:hanging="360"/>
      </w:pPr>
    </w:lvl>
  </w:abstractNum>
  <w:abstractNum w:abstractNumId="1" w15:restartNumberingAfterBreak="0">
    <w:nsid w:val="FFFFFF89"/>
    <w:multiLevelType w:val="singleLevel"/>
    <w:tmpl w:val="65502A54"/>
    <w:lvl w:ilvl="0">
      <w:start w:val="1"/>
      <w:numFmt w:val="bullet"/>
      <w:pStyle w:val="a0"/>
      <w:lvlText w:val=""/>
      <w:lvlJc w:val="left"/>
      <w:pPr>
        <w:tabs>
          <w:tab w:val="num" w:pos="360"/>
        </w:tabs>
        <w:ind w:left="360" w:hanging="360"/>
      </w:pPr>
      <w:rPr>
        <w:rFonts w:ascii="Symbol" w:hAnsi="Symbol" w:hint="default"/>
      </w:rPr>
    </w:lvl>
  </w:abstractNum>
  <w:abstractNum w:abstractNumId="2" w15:restartNumberingAfterBreak="0">
    <w:nsid w:val="0BBD0501"/>
    <w:multiLevelType w:val="multilevel"/>
    <w:tmpl w:val="458C6190"/>
    <w:styleLink w:val="List0"/>
    <w:lvl w:ilvl="0">
      <w:start w:val="1"/>
      <w:numFmt w:val="decimal"/>
      <w:lvlText w:val="%1."/>
      <w:lvlJc w:val="left"/>
      <w:pPr>
        <w:tabs>
          <w:tab w:val="num" w:pos="714"/>
        </w:tabs>
        <w:ind w:left="714" w:hanging="480"/>
      </w:pPr>
      <w:rPr>
        <w:rFonts w:ascii="Arial" w:eastAsia="Arial" w:hAnsi="Arial" w:cs="Arial"/>
        <w:kern w:val="0"/>
        <w:position w:val="0"/>
        <w:sz w:val="20"/>
        <w:szCs w:val="20"/>
      </w:rPr>
    </w:lvl>
    <w:lvl w:ilvl="1">
      <w:start w:val="1"/>
      <w:numFmt w:val="lowerLetter"/>
      <w:lvlText w:val="%2)"/>
      <w:lvlJc w:val="left"/>
      <w:pPr>
        <w:tabs>
          <w:tab w:val="num" w:pos="880"/>
        </w:tabs>
        <w:ind w:left="880" w:hanging="400"/>
      </w:pPr>
      <w:rPr>
        <w:rFonts w:ascii="Arial" w:eastAsia="Arial" w:hAnsi="Arial" w:cs="Arial"/>
        <w:kern w:val="0"/>
        <w:position w:val="0"/>
        <w:sz w:val="20"/>
        <w:szCs w:val="20"/>
      </w:rPr>
    </w:lvl>
    <w:lvl w:ilvl="2">
      <w:start w:val="1"/>
      <w:numFmt w:val="lowerRoman"/>
      <w:lvlText w:val="%3."/>
      <w:lvlJc w:val="left"/>
      <w:pPr>
        <w:tabs>
          <w:tab w:val="num" w:pos="1341"/>
        </w:tabs>
        <w:ind w:left="1341" w:hanging="497"/>
      </w:pPr>
      <w:rPr>
        <w:rFonts w:ascii="Arial" w:eastAsia="Arial" w:hAnsi="Arial" w:cs="Arial"/>
        <w:kern w:val="0"/>
        <w:position w:val="0"/>
        <w:sz w:val="20"/>
        <w:szCs w:val="20"/>
      </w:rPr>
    </w:lvl>
    <w:lvl w:ilvl="3">
      <w:start w:val="1"/>
      <w:numFmt w:val="decimal"/>
      <w:lvlText w:val="%4."/>
      <w:lvlJc w:val="left"/>
      <w:pPr>
        <w:tabs>
          <w:tab w:val="num" w:pos="1840"/>
        </w:tabs>
        <w:ind w:left="1840" w:hanging="400"/>
      </w:pPr>
      <w:rPr>
        <w:rFonts w:ascii="Arial" w:eastAsia="Arial" w:hAnsi="Arial" w:cs="Arial"/>
        <w:kern w:val="0"/>
        <w:position w:val="0"/>
        <w:sz w:val="20"/>
        <w:szCs w:val="20"/>
      </w:rPr>
    </w:lvl>
    <w:lvl w:ilvl="4">
      <w:start w:val="1"/>
      <w:numFmt w:val="lowerLetter"/>
      <w:lvlText w:val="%5)"/>
      <w:lvlJc w:val="left"/>
      <w:pPr>
        <w:tabs>
          <w:tab w:val="num" w:pos="2320"/>
        </w:tabs>
        <w:ind w:left="2320" w:hanging="400"/>
      </w:pPr>
      <w:rPr>
        <w:rFonts w:ascii="Arial" w:eastAsia="Arial" w:hAnsi="Arial" w:cs="Arial"/>
        <w:kern w:val="0"/>
        <w:position w:val="0"/>
        <w:sz w:val="20"/>
        <w:szCs w:val="20"/>
      </w:rPr>
    </w:lvl>
    <w:lvl w:ilvl="5">
      <w:start w:val="1"/>
      <w:numFmt w:val="lowerRoman"/>
      <w:lvlText w:val="%6."/>
      <w:lvlJc w:val="left"/>
      <w:pPr>
        <w:tabs>
          <w:tab w:val="num" w:pos="2781"/>
        </w:tabs>
        <w:ind w:left="2781" w:hanging="497"/>
      </w:pPr>
      <w:rPr>
        <w:rFonts w:ascii="Arial" w:eastAsia="Arial" w:hAnsi="Arial" w:cs="Arial"/>
        <w:kern w:val="0"/>
        <w:position w:val="0"/>
        <w:sz w:val="20"/>
        <w:szCs w:val="20"/>
      </w:rPr>
    </w:lvl>
    <w:lvl w:ilvl="6">
      <w:start w:val="1"/>
      <w:numFmt w:val="decimal"/>
      <w:lvlText w:val="%7."/>
      <w:lvlJc w:val="left"/>
      <w:pPr>
        <w:tabs>
          <w:tab w:val="num" w:pos="3280"/>
        </w:tabs>
        <w:ind w:left="3280" w:hanging="400"/>
      </w:pPr>
      <w:rPr>
        <w:rFonts w:ascii="Arial" w:eastAsia="Arial" w:hAnsi="Arial" w:cs="Arial"/>
        <w:kern w:val="0"/>
        <w:position w:val="0"/>
        <w:sz w:val="20"/>
        <w:szCs w:val="20"/>
      </w:rPr>
    </w:lvl>
    <w:lvl w:ilvl="7">
      <w:start w:val="1"/>
      <w:numFmt w:val="lowerLetter"/>
      <w:lvlText w:val="%8)"/>
      <w:lvlJc w:val="left"/>
      <w:pPr>
        <w:tabs>
          <w:tab w:val="num" w:pos="3760"/>
        </w:tabs>
        <w:ind w:left="3760" w:hanging="400"/>
      </w:pPr>
      <w:rPr>
        <w:rFonts w:ascii="Arial" w:eastAsia="Arial" w:hAnsi="Arial" w:cs="Arial"/>
        <w:kern w:val="0"/>
        <w:position w:val="0"/>
        <w:sz w:val="20"/>
        <w:szCs w:val="20"/>
      </w:rPr>
    </w:lvl>
    <w:lvl w:ilvl="8">
      <w:start w:val="1"/>
      <w:numFmt w:val="lowerRoman"/>
      <w:lvlText w:val="%9."/>
      <w:lvlJc w:val="left"/>
      <w:pPr>
        <w:tabs>
          <w:tab w:val="num" w:pos="4221"/>
        </w:tabs>
        <w:ind w:left="4221" w:hanging="497"/>
      </w:pPr>
      <w:rPr>
        <w:rFonts w:ascii="Arial" w:eastAsia="Arial" w:hAnsi="Arial" w:cs="Arial"/>
        <w:kern w:val="0"/>
        <w:position w:val="0"/>
        <w:sz w:val="20"/>
        <w:szCs w:val="20"/>
      </w:rPr>
    </w:lvl>
  </w:abstractNum>
  <w:abstractNum w:abstractNumId="3" w15:restartNumberingAfterBreak="0">
    <w:nsid w:val="19BF696B"/>
    <w:multiLevelType w:val="hybridMultilevel"/>
    <w:tmpl w:val="985EFC6C"/>
    <w:lvl w:ilvl="0" w:tplc="5270FC12">
      <w:start w:val="1"/>
      <w:numFmt w:val="decimal"/>
      <w:lvlText w:val="%1）"/>
      <w:lvlJc w:val="left"/>
      <w:pPr>
        <w:ind w:left="420" w:hanging="420"/>
      </w:pPr>
      <w:rPr>
        <w:rFonts w:ascii="Arial" w:eastAsiaTheme="minorEastAsia" w:hAnsi="Arial" w:cs="Arial"/>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A6767E4"/>
    <w:multiLevelType w:val="hybridMultilevel"/>
    <w:tmpl w:val="6694D1DA"/>
    <w:lvl w:ilvl="0" w:tplc="3EB89AD4">
      <w:start w:val="1"/>
      <w:numFmt w:val="decimal"/>
      <w:lvlText w:val="12.%1"/>
      <w:lvlJc w:val="left"/>
      <w:pPr>
        <w:ind w:left="420" w:hanging="420"/>
      </w:pPr>
      <w:rPr>
        <w:rFonts w:ascii="Arial" w:hAnsi="Arial" w:hint="default"/>
        <w:sz w:val="24"/>
      </w:rPr>
    </w:lvl>
    <w:lvl w:ilvl="1" w:tplc="32B601EE">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B0E7A03"/>
    <w:multiLevelType w:val="hybridMultilevel"/>
    <w:tmpl w:val="2C6EDA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B5F10F0"/>
    <w:multiLevelType w:val="multilevel"/>
    <w:tmpl w:val="2B5F10F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2BF47BCA"/>
    <w:multiLevelType w:val="hybridMultilevel"/>
    <w:tmpl w:val="8926E19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8846987"/>
    <w:multiLevelType w:val="hybridMultilevel"/>
    <w:tmpl w:val="7F4AD3AA"/>
    <w:lvl w:ilvl="0" w:tplc="D73A78D2">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14E0AEF"/>
    <w:multiLevelType w:val="multilevel"/>
    <w:tmpl w:val="0409001D"/>
    <w:styleLink w:val="1"/>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46EA33A8"/>
    <w:multiLevelType w:val="hybridMultilevel"/>
    <w:tmpl w:val="EC68E07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4F4376F4"/>
    <w:multiLevelType w:val="hybridMultilevel"/>
    <w:tmpl w:val="70DC435E"/>
    <w:lvl w:ilvl="0" w:tplc="59D83D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4BC79E7"/>
    <w:multiLevelType w:val="hybridMultilevel"/>
    <w:tmpl w:val="8B48F03E"/>
    <w:lvl w:ilvl="0" w:tplc="D73A78D2">
      <w:start w:val="1"/>
      <w:numFmt w:val="decimal"/>
      <w:lvlText w:val="%1."/>
      <w:lvlJc w:val="left"/>
      <w:pPr>
        <w:ind w:left="1140" w:hanging="420"/>
      </w:pPr>
      <w:rPr>
        <w:rFonts w:hint="eastAsia"/>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3" w15:restartNumberingAfterBreak="0">
    <w:nsid w:val="5C057FCD"/>
    <w:multiLevelType w:val="hybridMultilevel"/>
    <w:tmpl w:val="CF8CEED0"/>
    <w:lvl w:ilvl="0" w:tplc="A05C6F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5A341B6"/>
    <w:multiLevelType w:val="hybridMultilevel"/>
    <w:tmpl w:val="0608A1C8"/>
    <w:lvl w:ilvl="0" w:tplc="E40A0C16">
      <w:start w:val="1"/>
      <w:numFmt w:val="decimal"/>
      <w:lvlText w:val="%1）"/>
      <w:lvlJc w:val="left"/>
      <w:pPr>
        <w:ind w:left="562" w:hanging="420"/>
      </w:pPr>
      <w:rPr>
        <w:rFonts w:ascii="Arial" w:eastAsiaTheme="minorEastAsia" w:hAnsi="Arial" w:cs="Arial"/>
      </w:rPr>
    </w:lvl>
    <w:lvl w:ilvl="1" w:tplc="04090019">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num w:numId="1">
    <w:abstractNumId w:val="2"/>
  </w:num>
  <w:num w:numId="2">
    <w:abstractNumId w:val="1"/>
  </w:num>
  <w:num w:numId="3">
    <w:abstractNumId w:val="0"/>
  </w:num>
  <w:num w:numId="4">
    <w:abstractNumId w:val="9"/>
  </w:num>
  <w:num w:numId="5">
    <w:abstractNumId w:val="6"/>
  </w:num>
  <w:num w:numId="6">
    <w:abstractNumId w:val="7"/>
  </w:num>
  <w:num w:numId="7">
    <w:abstractNumId w:val="5"/>
  </w:num>
  <w:num w:numId="8">
    <w:abstractNumId w:val="10"/>
  </w:num>
  <w:num w:numId="9">
    <w:abstractNumId w:val="8"/>
  </w:num>
  <w:num w:numId="10">
    <w:abstractNumId w:val="3"/>
  </w:num>
  <w:num w:numId="11">
    <w:abstractNumId w:val="4"/>
  </w:num>
  <w:num w:numId="12">
    <w:abstractNumId w:val="12"/>
  </w:num>
  <w:num w:numId="13">
    <w:abstractNumId w:val="14"/>
  </w:num>
  <w:num w:numId="14">
    <w:abstractNumId w:val="11"/>
  </w:num>
  <w:num w:numId="15">
    <w:abstractNumId w:val="13"/>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iu Yong-Xin">
    <w15:presenceInfo w15:providerId="Windows Live" w15:userId="144b19216badb84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attachedTemplate r:id="rId1"/>
  <w:trackRevisions/>
  <w:defaultTabStop w:val="0"/>
  <w:drawingGridHorizontalSpacing w:val="10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TA2NzYwMzE1MjA1MDVU0lEKTi0uzszPAykwNa4FAOuxQNAtAAAA"/>
  </w:docVars>
  <w:rsids>
    <w:rsidRoot w:val="00997C3F"/>
    <w:rsid w:val="00000974"/>
    <w:rsid w:val="00000F1B"/>
    <w:rsid w:val="00001C33"/>
    <w:rsid w:val="00002270"/>
    <w:rsid w:val="000043C1"/>
    <w:rsid w:val="000059A4"/>
    <w:rsid w:val="0000683B"/>
    <w:rsid w:val="00011FBF"/>
    <w:rsid w:val="00015C0D"/>
    <w:rsid w:val="00021060"/>
    <w:rsid w:val="000219CF"/>
    <w:rsid w:val="00022086"/>
    <w:rsid w:val="00022E14"/>
    <w:rsid w:val="00023498"/>
    <w:rsid w:val="00023D72"/>
    <w:rsid w:val="00024E62"/>
    <w:rsid w:val="000257A1"/>
    <w:rsid w:val="00025879"/>
    <w:rsid w:val="00025F7D"/>
    <w:rsid w:val="000269AD"/>
    <w:rsid w:val="00026F0D"/>
    <w:rsid w:val="000278F4"/>
    <w:rsid w:val="00027BBC"/>
    <w:rsid w:val="00031E19"/>
    <w:rsid w:val="0003210F"/>
    <w:rsid w:val="000323E3"/>
    <w:rsid w:val="00032AA7"/>
    <w:rsid w:val="0003334E"/>
    <w:rsid w:val="0003405F"/>
    <w:rsid w:val="00034DF9"/>
    <w:rsid w:val="000377D2"/>
    <w:rsid w:val="000405BC"/>
    <w:rsid w:val="000442BF"/>
    <w:rsid w:val="0004524E"/>
    <w:rsid w:val="0004530B"/>
    <w:rsid w:val="00045F10"/>
    <w:rsid w:val="00047DEB"/>
    <w:rsid w:val="00050900"/>
    <w:rsid w:val="00052407"/>
    <w:rsid w:val="00052851"/>
    <w:rsid w:val="00053654"/>
    <w:rsid w:val="00056B6E"/>
    <w:rsid w:val="00057509"/>
    <w:rsid w:val="00057A5A"/>
    <w:rsid w:val="00060D04"/>
    <w:rsid w:val="000627F0"/>
    <w:rsid w:val="00063579"/>
    <w:rsid w:val="0006362E"/>
    <w:rsid w:val="00064FF9"/>
    <w:rsid w:val="00065990"/>
    <w:rsid w:val="00065C47"/>
    <w:rsid w:val="00065DE2"/>
    <w:rsid w:val="00067EED"/>
    <w:rsid w:val="00071E51"/>
    <w:rsid w:val="0007298E"/>
    <w:rsid w:val="000741FE"/>
    <w:rsid w:val="000745CC"/>
    <w:rsid w:val="000776D8"/>
    <w:rsid w:val="00077DB4"/>
    <w:rsid w:val="0008046F"/>
    <w:rsid w:val="00080A05"/>
    <w:rsid w:val="00080E06"/>
    <w:rsid w:val="0008138C"/>
    <w:rsid w:val="00082BFE"/>
    <w:rsid w:val="00085C5F"/>
    <w:rsid w:val="000873FD"/>
    <w:rsid w:val="00091A09"/>
    <w:rsid w:val="00092BD9"/>
    <w:rsid w:val="00093150"/>
    <w:rsid w:val="00093253"/>
    <w:rsid w:val="00093849"/>
    <w:rsid w:val="00096A86"/>
    <w:rsid w:val="00096AD5"/>
    <w:rsid w:val="000A04B0"/>
    <w:rsid w:val="000A04F5"/>
    <w:rsid w:val="000A34BA"/>
    <w:rsid w:val="000A6279"/>
    <w:rsid w:val="000A7A83"/>
    <w:rsid w:val="000A7B1D"/>
    <w:rsid w:val="000B05A5"/>
    <w:rsid w:val="000B179C"/>
    <w:rsid w:val="000B228B"/>
    <w:rsid w:val="000B22C1"/>
    <w:rsid w:val="000B2DC5"/>
    <w:rsid w:val="000B3F58"/>
    <w:rsid w:val="000B4D25"/>
    <w:rsid w:val="000B6A7B"/>
    <w:rsid w:val="000B7917"/>
    <w:rsid w:val="000C176E"/>
    <w:rsid w:val="000C5516"/>
    <w:rsid w:val="000C69FD"/>
    <w:rsid w:val="000C7D16"/>
    <w:rsid w:val="000D08C4"/>
    <w:rsid w:val="000D0D58"/>
    <w:rsid w:val="000D15D2"/>
    <w:rsid w:val="000D1D88"/>
    <w:rsid w:val="000D3B04"/>
    <w:rsid w:val="000D3EBA"/>
    <w:rsid w:val="000D5059"/>
    <w:rsid w:val="000D51B4"/>
    <w:rsid w:val="000D5912"/>
    <w:rsid w:val="000D5B90"/>
    <w:rsid w:val="000D5D02"/>
    <w:rsid w:val="000D6900"/>
    <w:rsid w:val="000D6EA6"/>
    <w:rsid w:val="000E1C5D"/>
    <w:rsid w:val="000E1CB5"/>
    <w:rsid w:val="000E246B"/>
    <w:rsid w:val="000E2B10"/>
    <w:rsid w:val="000E3CA2"/>
    <w:rsid w:val="000E4C60"/>
    <w:rsid w:val="000E659C"/>
    <w:rsid w:val="000E740A"/>
    <w:rsid w:val="000F14DF"/>
    <w:rsid w:val="000F21D7"/>
    <w:rsid w:val="000F2B5A"/>
    <w:rsid w:val="000F4604"/>
    <w:rsid w:val="000F54FE"/>
    <w:rsid w:val="000F7936"/>
    <w:rsid w:val="00100BD4"/>
    <w:rsid w:val="00100F0D"/>
    <w:rsid w:val="00103BEA"/>
    <w:rsid w:val="001114F6"/>
    <w:rsid w:val="001120CA"/>
    <w:rsid w:val="001136DB"/>
    <w:rsid w:val="00113912"/>
    <w:rsid w:val="00114E9A"/>
    <w:rsid w:val="00117D38"/>
    <w:rsid w:val="00121396"/>
    <w:rsid w:val="00121524"/>
    <w:rsid w:val="00122094"/>
    <w:rsid w:val="001228E6"/>
    <w:rsid w:val="00125346"/>
    <w:rsid w:val="00125494"/>
    <w:rsid w:val="001255D4"/>
    <w:rsid w:val="00127EF1"/>
    <w:rsid w:val="00127F1A"/>
    <w:rsid w:val="00130464"/>
    <w:rsid w:val="00130B83"/>
    <w:rsid w:val="00130DB3"/>
    <w:rsid w:val="00132C29"/>
    <w:rsid w:val="00132CAD"/>
    <w:rsid w:val="00132DF0"/>
    <w:rsid w:val="0013650A"/>
    <w:rsid w:val="00140291"/>
    <w:rsid w:val="0014061B"/>
    <w:rsid w:val="00142469"/>
    <w:rsid w:val="00146E79"/>
    <w:rsid w:val="001501B7"/>
    <w:rsid w:val="00150FEF"/>
    <w:rsid w:val="001523EC"/>
    <w:rsid w:val="0015246F"/>
    <w:rsid w:val="001525C0"/>
    <w:rsid w:val="00152996"/>
    <w:rsid w:val="00153D4C"/>
    <w:rsid w:val="001553BB"/>
    <w:rsid w:val="00163459"/>
    <w:rsid w:val="00163600"/>
    <w:rsid w:val="00164BB3"/>
    <w:rsid w:val="00165AF8"/>
    <w:rsid w:val="00165D5D"/>
    <w:rsid w:val="00165DBF"/>
    <w:rsid w:val="00172D61"/>
    <w:rsid w:val="00172EB1"/>
    <w:rsid w:val="00172F3E"/>
    <w:rsid w:val="00175CC7"/>
    <w:rsid w:val="0017684A"/>
    <w:rsid w:val="001779E0"/>
    <w:rsid w:val="00177E1B"/>
    <w:rsid w:val="00185A93"/>
    <w:rsid w:val="00186062"/>
    <w:rsid w:val="00186CE2"/>
    <w:rsid w:val="00186FE6"/>
    <w:rsid w:val="0019124C"/>
    <w:rsid w:val="00191BA5"/>
    <w:rsid w:val="001970BF"/>
    <w:rsid w:val="001978AB"/>
    <w:rsid w:val="00197A19"/>
    <w:rsid w:val="001A23E9"/>
    <w:rsid w:val="001A2957"/>
    <w:rsid w:val="001A3834"/>
    <w:rsid w:val="001A3F68"/>
    <w:rsid w:val="001A4266"/>
    <w:rsid w:val="001A49CE"/>
    <w:rsid w:val="001A5582"/>
    <w:rsid w:val="001A7518"/>
    <w:rsid w:val="001B1381"/>
    <w:rsid w:val="001B369E"/>
    <w:rsid w:val="001B45AE"/>
    <w:rsid w:val="001B482A"/>
    <w:rsid w:val="001B5AAE"/>
    <w:rsid w:val="001C0540"/>
    <w:rsid w:val="001C1584"/>
    <w:rsid w:val="001C1F8E"/>
    <w:rsid w:val="001C24C3"/>
    <w:rsid w:val="001C317E"/>
    <w:rsid w:val="001C3356"/>
    <w:rsid w:val="001C5CF6"/>
    <w:rsid w:val="001D1520"/>
    <w:rsid w:val="001D28AB"/>
    <w:rsid w:val="001D45AB"/>
    <w:rsid w:val="001D4655"/>
    <w:rsid w:val="001D4DB0"/>
    <w:rsid w:val="001D6761"/>
    <w:rsid w:val="001D6C8E"/>
    <w:rsid w:val="001D762F"/>
    <w:rsid w:val="001E2354"/>
    <w:rsid w:val="001E2A9B"/>
    <w:rsid w:val="001E4077"/>
    <w:rsid w:val="001E480F"/>
    <w:rsid w:val="001E4A2C"/>
    <w:rsid w:val="001E72CA"/>
    <w:rsid w:val="001F0C04"/>
    <w:rsid w:val="001F1357"/>
    <w:rsid w:val="001F16BA"/>
    <w:rsid w:val="001F248A"/>
    <w:rsid w:val="001F25DB"/>
    <w:rsid w:val="001F3D45"/>
    <w:rsid w:val="001F3ECB"/>
    <w:rsid w:val="001F524B"/>
    <w:rsid w:val="001F6ACB"/>
    <w:rsid w:val="001F7223"/>
    <w:rsid w:val="00201392"/>
    <w:rsid w:val="00203661"/>
    <w:rsid w:val="002036DC"/>
    <w:rsid w:val="00203CAD"/>
    <w:rsid w:val="002048B2"/>
    <w:rsid w:val="00204C5D"/>
    <w:rsid w:val="002058BA"/>
    <w:rsid w:val="00205C50"/>
    <w:rsid w:val="00207447"/>
    <w:rsid w:val="0020760F"/>
    <w:rsid w:val="002079B5"/>
    <w:rsid w:val="00213EEB"/>
    <w:rsid w:val="0021603C"/>
    <w:rsid w:val="00217504"/>
    <w:rsid w:val="002175A4"/>
    <w:rsid w:val="002212A4"/>
    <w:rsid w:val="00221949"/>
    <w:rsid w:val="00222769"/>
    <w:rsid w:val="00222994"/>
    <w:rsid w:val="00225A91"/>
    <w:rsid w:val="00227574"/>
    <w:rsid w:val="00232A9B"/>
    <w:rsid w:val="00234B7C"/>
    <w:rsid w:val="002358EA"/>
    <w:rsid w:val="002362BD"/>
    <w:rsid w:val="00237052"/>
    <w:rsid w:val="00237483"/>
    <w:rsid w:val="0023776E"/>
    <w:rsid w:val="00237E49"/>
    <w:rsid w:val="00242420"/>
    <w:rsid w:val="0024383B"/>
    <w:rsid w:val="00244AAB"/>
    <w:rsid w:val="0024663F"/>
    <w:rsid w:val="00250FE4"/>
    <w:rsid w:val="0025179E"/>
    <w:rsid w:val="00252872"/>
    <w:rsid w:val="0025444C"/>
    <w:rsid w:val="00254BC0"/>
    <w:rsid w:val="002568BD"/>
    <w:rsid w:val="00256AB3"/>
    <w:rsid w:val="00264EBE"/>
    <w:rsid w:val="002659E6"/>
    <w:rsid w:val="0026617C"/>
    <w:rsid w:val="002665B8"/>
    <w:rsid w:val="0026687E"/>
    <w:rsid w:val="002669AE"/>
    <w:rsid w:val="002677D8"/>
    <w:rsid w:val="00267D8B"/>
    <w:rsid w:val="00270160"/>
    <w:rsid w:val="0027054A"/>
    <w:rsid w:val="002721D4"/>
    <w:rsid w:val="002726E8"/>
    <w:rsid w:val="00273FC7"/>
    <w:rsid w:val="00276232"/>
    <w:rsid w:val="00277DB4"/>
    <w:rsid w:val="00280932"/>
    <w:rsid w:val="0028093A"/>
    <w:rsid w:val="00281CC8"/>
    <w:rsid w:val="00281DC4"/>
    <w:rsid w:val="00282687"/>
    <w:rsid w:val="0028376B"/>
    <w:rsid w:val="00287908"/>
    <w:rsid w:val="00287923"/>
    <w:rsid w:val="0028796F"/>
    <w:rsid w:val="00291574"/>
    <w:rsid w:val="00291DF0"/>
    <w:rsid w:val="0029354F"/>
    <w:rsid w:val="00293CB8"/>
    <w:rsid w:val="0029411E"/>
    <w:rsid w:val="002946B9"/>
    <w:rsid w:val="00294C1C"/>
    <w:rsid w:val="00295F78"/>
    <w:rsid w:val="0029611C"/>
    <w:rsid w:val="002A072B"/>
    <w:rsid w:val="002A117A"/>
    <w:rsid w:val="002A22A9"/>
    <w:rsid w:val="002A3A87"/>
    <w:rsid w:val="002A51F4"/>
    <w:rsid w:val="002A52BD"/>
    <w:rsid w:val="002A5DD6"/>
    <w:rsid w:val="002A7F09"/>
    <w:rsid w:val="002B281F"/>
    <w:rsid w:val="002B3356"/>
    <w:rsid w:val="002B6B38"/>
    <w:rsid w:val="002C1130"/>
    <w:rsid w:val="002C3213"/>
    <w:rsid w:val="002C5139"/>
    <w:rsid w:val="002D2446"/>
    <w:rsid w:val="002D3072"/>
    <w:rsid w:val="002D30A8"/>
    <w:rsid w:val="002D38E4"/>
    <w:rsid w:val="002D40BF"/>
    <w:rsid w:val="002D5391"/>
    <w:rsid w:val="002D5B39"/>
    <w:rsid w:val="002E0668"/>
    <w:rsid w:val="002E13EC"/>
    <w:rsid w:val="002E1B59"/>
    <w:rsid w:val="002E6CD6"/>
    <w:rsid w:val="002E7365"/>
    <w:rsid w:val="002F022C"/>
    <w:rsid w:val="002F2DE2"/>
    <w:rsid w:val="002F38C0"/>
    <w:rsid w:val="002F5EB4"/>
    <w:rsid w:val="002F6D2C"/>
    <w:rsid w:val="0030079D"/>
    <w:rsid w:val="00300EF1"/>
    <w:rsid w:val="0030192D"/>
    <w:rsid w:val="00305A68"/>
    <w:rsid w:val="00305B00"/>
    <w:rsid w:val="00306B7E"/>
    <w:rsid w:val="003104B8"/>
    <w:rsid w:val="00310576"/>
    <w:rsid w:val="00311E23"/>
    <w:rsid w:val="0031285C"/>
    <w:rsid w:val="00312937"/>
    <w:rsid w:val="00312DDA"/>
    <w:rsid w:val="00313C92"/>
    <w:rsid w:val="00314A9F"/>
    <w:rsid w:val="00315619"/>
    <w:rsid w:val="00317131"/>
    <w:rsid w:val="00321CBA"/>
    <w:rsid w:val="00322499"/>
    <w:rsid w:val="00323BCF"/>
    <w:rsid w:val="003275D5"/>
    <w:rsid w:val="00327649"/>
    <w:rsid w:val="00332423"/>
    <w:rsid w:val="0033259C"/>
    <w:rsid w:val="0033297B"/>
    <w:rsid w:val="00334F8A"/>
    <w:rsid w:val="00336230"/>
    <w:rsid w:val="003368D7"/>
    <w:rsid w:val="003376FB"/>
    <w:rsid w:val="00337E2C"/>
    <w:rsid w:val="00341455"/>
    <w:rsid w:val="0034364F"/>
    <w:rsid w:val="0034379D"/>
    <w:rsid w:val="00345422"/>
    <w:rsid w:val="0034719C"/>
    <w:rsid w:val="00347645"/>
    <w:rsid w:val="00351FFF"/>
    <w:rsid w:val="00352D8D"/>
    <w:rsid w:val="00354882"/>
    <w:rsid w:val="00355AC5"/>
    <w:rsid w:val="0035728F"/>
    <w:rsid w:val="00361F73"/>
    <w:rsid w:val="00361F8D"/>
    <w:rsid w:val="00362F4D"/>
    <w:rsid w:val="00363319"/>
    <w:rsid w:val="003654A8"/>
    <w:rsid w:val="00367C48"/>
    <w:rsid w:val="00367F2D"/>
    <w:rsid w:val="00371E44"/>
    <w:rsid w:val="0037227F"/>
    <w:rsid w:val="00372782"/>
    <w:rsid w:val="00372FE0"/>
    <w:rsid w:val="003730E3"/>
    <w:rsid w:val="003739AE"/>
    <w:rsid w:val="0037512C"/>
    <w:rsid w:val="00375AAD"/>
    <w:rsid w:val="003760B8"/>
    <w:rsid w:val="003769F3"/>
    <w:rsid w:val="00380C92"/>
    <w:rsid w:val="003826B5"/>
    <w:rsid w:val="00382BF8"/>
    <w:rsid w:val="00383294"/>
    <w:rsid w:val="00384524"/>
    <w:rsid w:val="003866B2"/>
    <w:rsid w:val="003874F4"/>
    <w:rsid w:val="00391368"/>
    <w:rsid w:val="003926A3"/>
    <w:rsid w:val="003958DA"/>
    <w:rsid w:val="003A03F8"/>
    <w:rsid w:val="003A0A46"/>
    <w:rsid w:val="003A120E"/>
    <w:rsid w:val="003A1C5E"/>
    <w:rsid w:val="003A3626"/>
    <w:rsid w:val="003A369E"/>
    <w:rsid w:val="003A43D1"/>
    <w:rsid w:val="003A4FEC"/>
    <w:rsid w:val="003A5943"/>
    <w:rsid w:val="003A5AA7"/>
    <w:rsid w:val="003A5AF1"/>
    <w:rsid w:val="003A6D4C"/>
    <w:rsid w:val="003B2037"/>
    <w:rsid w:val="003B264C"/>
    <w:rsid w:val="003B27BD"/>
    <w:rsid w:val="003B37A6"/>
    <w:rsid w:val="003B714F"/>
    <w:rsid w:val="003B7D00"/>
    <w:rsid w:val="003C0EA0"/>
    <w:rsid w:val="003C5021"/>
    <w:rsid w:val="003C5DD8"/>
    <w:rsid w:val="003C64F4"/>
    <w:rsid w:val="003C6864"/>
    <w:rsid w:val="003C71A0"/>
    <w:rsid w:val="003D0265"/>
    <w:rsid w:val="003D0F4F"/>
    <w:rsid w:val="003D1DA7"/>
    <w:rsid w:val="003D27D0"/>
    <w:rsid w:val="003D3129"/>
    <w:rsid w:val="003D3A10"/>
    <w:rsid w:val="003D4F4B"/>
    <w:rsid w:val="003D5A2D"/>
    <w:rsid w:val="003E15B7"/>
    <w:rsid w:val="003E380A"/>
    <w:rsid w:val="003E418D"/>
    <w:rsid w:val="003E4592"/>
    <w:rsid w:val="003E63CA"/>
    <w:rsid w:val="003E63F3"/>
    <w:rsid w:val="003F167B"/>
    <w:rsid w:val="003F1DF2"/>
    <w:rsid w:val="003F256F"/>
    <w:rsid w:val="003F2FE9"/>
    <w:rsid w:val="003F4CCB"/>
    <w:rsid w:val="003F7F1C"/>
    <w:rsid w:val="00401412"/>
    <w:rsid w:val="00402B81"/>
    <w:rsid w:val="00403527"/>
    <w:rsid w:val="00403E27"/>
    <w:rsid w:val="00410138"/>
    <w:rsid w:val="00411264"/>
    <w:rsid w:val="00411EF4"/>
    <w:rsid w:val="00415BF3"/>
    <w:rsid w:val="0041603F"/>
    <w:rsid w:val="00416CA7"/>
    <w:rsid w:val="00421765"/>
    <w:rsid w:val="004220BE"/>
    <w:rsid w:val="00422B8C"/>
    <w:rsid w:val="004231FE"/>
    <w:rsid w:val="0042324B"/>
    <w:rsid w:val="0042491D"/>
    <w:rsid w:val="004255B2"/>
    <w:rsid w:val="0042749A"/>
    <w:rsid w:val="0042774F"/>
    <w:rsid w:val="00430540"/>
    <w:rsid w:val="00430CC3"/>
    <w:rsid w:val="00431DE6"/>
    <w:rsid w:val="00434890"/>
    <w:rsid w:val="00435A48"/>
    <w:rsid w:val="004364DA"/>
    <w:rsid w:val="00436F0C"/>
    <w:rsid w:val="004377BB"/>
    <w:rsid w:val="00437D10"/>
    <w:rsid w:val="00440D30"/>
    <w:rsid w:val="00443D16"/>
    <w:rsid w:val="00445D92"/>
    <w:rsid w:val="004472A6"/>
    <w:rsid w:val="004502EC"/>
    <w:rsid w:val="00450701"/>
    <w:rsid w:val="00451A7A"/>
    <w:rsid w:val="00460D44"/>
    <w:rsid w:val="00462262"/>
    <w:rsid w:val="00462474"/>
    <w:rsid w:val="00467FDB"/>
    <w:rsid w:val="00471293"/>
    <w:rsid w:val="004743E7"/>
    <w:rsid w:val="004744AE"/>
    <w:rsid w:val="00474A34"/>
    <w:rsid w:val="0047680C"/>
    <w:rsid w:val="00476A6E"/>
    <w:rsid w:val="004828CC"/>
    <w:rsid w:val="00483653"/>
    <w:rsid w:val="00486709"/>
    <w:rsid w:val="00494712"/>
    <w:rsid w:val="00497768"/>
    <w:rsid w:val="00497B8A"/>
    <w:rsid w:val="00497E66"/>
    <w:rsid w:val="004A053F"/>
    <w:rsid w:val="004A06DA"/>
    <w:rsid w:val="004A24BC"/>
    <w:rsid w:val="004A2DD5"/>
    <w:rsid w:val="004A36B8"/>
    <w:rsid w:val="004A4F28"/>
    <w:rsid w:val="004A6149"/>
    <w:rsid w:val="004A6E36"/>
    <w:rsid w:val="004A70C7"/>
    <w:rsid w:val="004A70CF"/>
    <w:rsid w:val="004A7263"/>
    <w:rsid w:val="004B16EA"/>
    <w:rsid w:val="004B2B53"/>
    <w:rsid w:val="004B363D"/>
    <w:rsid w:val="004B5812"/>
    <w:rsid w:val="004C043B"/>
    <w:rsid w:val="004C0837"/>
    <w:rsid w:val="004C4CA6"/>
    <w:rsid w:val="004D0543"/>
    <w:rsid w:val="004D1A64"/>
    <w:rsid w:val="004D1B1B"/>
    <w:rsid w:val="004D2403"/>
    <w:rsid w:val="004D31B9"/>
    <w:rsid w:val="004D3870"/>
    <w:rsid w:val="004D52D2"/>
    <w:rsid w:val="004D7303"/>
    <w:rsid w:val="004E087C"/>
    <w:rsid w:val="004E12D1"/>
    <w:rsid w:val="004E15BC"/>
    <w:rsid w:val="004E1D5F"/>
    <w:rsid w:val="004E5074"/>
    <w:rsid w:val="004E5AF1"/>
    <w:rsid w:val="004E6D7F"/>
    <w:rsid w:val="004E771F"/>
    <w:rsid w:val="004F1E0B"/>
    <w:rsid w:val="004F2038"/>
    <w:rsid w:val="004F328F"/>
    <w:rsid w:val="004F455B"/>
    <w:rsid w:val="004F50FE"/>
    <w:rsid w:val="004F5B51"/>
    <w:rsid w:val="004F63AD"/>
    <w:rsid w:val="005016E5"/>
    <w:rsid w:val="00501914"/>
    <w:rsid w:val="005042AC"/>
    <w:rsid w:val="005058A3"/>
    <w:rsid w:val="00505FC6"/>
    <w:rsid w:val="005067CA"/>
    <w:rsid w:val="00506F75"/>
    <w:rsid w:val="00510600"/>
    <w:rsid w:val="005116BC"/>
    <w:rsid w:val="005138DA"/>
    <w:rsid w:val="00521EBF"/>
    <w:rsid w:val="00523FC4"/>
    <w:rsid w:val="0052664E"/>
    <w:rsid w:val="005273BA"/>
    <w:rsid w:val="00527592"/>
    <w:rsid w:val="00527E54"/>
    <w:rsid w:val="005312FA"/>
    <w:rsid w:val="00531543"/>
    <w:rsid w:val="005326A9"/>
    <w:rsid w:val="00532761"/>
    <w:rsid w:val="00536F01"/>
    <w:rsid w:val="005379CB"/>
    <w:rsid w:val="00541B64"/>
    <w:rsid w:val="00542620"/>
    <w:rsid w:val="00543C1E"/>
    <w:rsid w:val="0054488A"/>
    <w:rsid w:val="0054498E"/>
    <w:rsid w:val="005452EB"/>
    <w:rsid w:val="005456B8"/>
    <w:rsid w:val="00546F85"/>
    <w:rsid w:val="00550F5A"/>
    <w:rsid w:val="00551F38"/>
    <w:rsid w:val="00562E17"/>
    <w:rsid w:val="00565BC8"/>
    <w:rsid w:val="0056668A"/>
    <w:rsid w:val="0056677F"/>
    <w:rsid w:val="00566792"/>
    <w:rsid w:val="00570614"/>
    <w:rsid w:val="005719E6"/>
    <w:rsid w:val="0057271A"/>
    <w:rsid w:val="00572985"/>
    <w:rsid w:val="00574472"/>
    <w:rsid w:val="00575986"/>
    <w:rsid w:val="00580477"/>
    <w:rsid w:val="005818B2"/>
    <w:rsid w:val="00582135"/>
    <w:rsid w:val="005831D1"/>
    <w:rsid w:val="005846AE"/>
    <w:rsid w:val="0058566A"/>
    <w:rsid w:val="00586AFF"/>
    <w:rsid w:val="0058726D"/>
    <w:rsid w:val="00587549"/>
    <w:rsid w:val="00597F9B"/>
    <w:rsid w:val="005A0140"/>
    <w:rsid w:val="005A0481"/>
    <w:rsid w:val="005A0733"/>
    <w:rsid w:val="005A093B"/>
    <w:rsid w:val="005A0BC3"/>
    <w:rsid w:val="005A313B"/>
    <w:rsid w:val="005A3B65"/>
    <w:rsid w:val="005A449C"/>
    <w:rsid w:val="005A45FD"/>
    <w:rsid w:val="005A580A"/>
    <w:rsid w:val="005A63E5"/>
    <w:rsid w:val="005B325E"/>
    <w:rsid w:val="005B7841"/>
    <w:rsid w:val="005C2848"/>
    <w:rsid w:val="005C2A99"/>
    <w:rsid w:val="005C6618"/>
    <w:rsid w:val="005C7C2C"/>
    <w:rsid w:val="005D02DA"/>
    <w:rsid w:val="005D3557"/>
    <w:rsid w:val="005D5A2F"/>
    <w:rsid w:val="005D7C1A"/>
    <w:rsid w:val="005E06B5"/>
    <w:rsid w:val="005E3441"/>
    <w:rsid w:val="005E39F8"/>
    <w:rsid w:val="005E4D49"/>
    <w:rsid w:val="005E4F18"/>
    <w:rsid w:val="005E68F7"/>
    <w:rsid w:val="005F186C"/>
    <w:rsid w:val="005F4493"/>
    <w:rsid w:val="005F4F49"/>
    <w:rsid w:val="005F5452"/>
    <w:rsid w:val="005F6CCD"/>
    <w:rsid w:val="005F70F8"/>
    <w:rsid w:val="00600067"/>
    <w:rsid w:val="00603372"/>
    <w:rsid w:val="00603CEB"/>
    <w:rsid w:val="006041FD"/>
    <w:rsid w:val="00605C43"/>
    <w:rsid w:val="00605CFB"/>
    <w:rsid w:val="006071F6"/>
    <w:rsid w:val="00610E35"/>
    <w:rsid w:val="00610E5C"/>
    <w:rsid w:val="006125D4"/>
    <w:rsid w:val="006127ED"/>
    <w:rsid w:val="0061295A"/>
    <w:rsid w:val="00612978"/>
    <w:rsid w:val="00613878"/>
    <w:rsid w:val="00614B4E"/>
    <w:rsid w:val="00615EC9"/>
    <w:rsid w:val="00615FB3"/>
    <w:rsid w:val="00616D76"/>
    <w:rsid w:val="00617470"/>
    <w:rsid w:val="00623FB2"/>
    <w:rsid w:val="0062499F"/>
    <w:rsid w:val="0062651C"/>
    <w:rsid w:val="006267C2"/>
    <w:rsid w:val="00627819"/>
    <w:rsid w:val="006316A3"/>
    <w:rsid w:val="00631FD8"/>
    <w:rsid w:val="0063212D"/>
    <w:rsid w:val="0063299C"/>
    <w:rsid w:val="00633289"/>
    <w:rsid w:val="00636F83"/>
    <w:rsid w:val="00637B8B"/>
    <w:rsid w:val="0064031F"/>
    <w:rsid w:val="00640E73"/>
    <w:rsid w:val="00640F12"/>
    <w:rsid w:val="006411B8"/>
    <w:rsid w:val="006417C3"/>
    <w:rsid w:val="006425B0"/>
    <w:rsid w:val="0064288E"/>
    <w:rsid w:val="00643B26"/>
    <w:rsid w:val="006463BA"/>
    <w:rsid w:val="00646872"/>
    <w:rsid w:val="006469FB"/>
    <w:rsid w:val="00647756"/>
    <w:rsid w:val="006508F1"/>
    <w:rsid w:val="00651609"/>
    <w:rsid w:val="0065259C"/>
    <w:rsid w:val="00652974"/>
    <w:rsid w:val="00653A1C"/>
    <w:rsid w:val="006540B9"/>
    <w:rsid w:val="0065504A"/>
    <w:rsid w:val="00655AE3"/>
    <w:rsid w:val="00666C18"/>
    <w:rsid w:val="00667D20"/>
    <w:rsid w:val="00667E3E"/>
    <w:rsid w:val="00671636"/>
    <w:rsid w:val="00673009"/>
    <w:rsid w:val="006735F2"/>
    <w:rsid w:val="00674171"/>
    <w:rsid w:val="00674541"/>
    <w:rsid w:val="00674F8B"/>
    <w:rsid w:val="006755B8"/>
    <w:rsid w:val="006759D1"/>
    <w:rsid w:val="00682429"/>
    <w:rsid w:val="00682A40"/>
    <w:rsid w:val="00682B65"/>
    <w:rsid w:val="00683071"/>
    <w:rsid w:val="00684BE1"/>
    <w:rsid w:val="006858A4"/>
    <w:rsid w:val="00687B5A"/>
    <w:rsid w:val="00687C78"/>
    <w:rsid w:val="006921D6"/>
    <w:rsid w:val="00692D63"/>
    <w:rsid w:val="006956D9"/>
    <w:rsid w:val="006958DC"/>
    <w:rsid w:val="006977EC"/>
    <w:rsid w:val="006A12FE"/>
    <w:rsid w:val="006A3397"/>
    <w:rsid w:val="006A43CE"/>
    <w:rsid w:val="006A5E8A"/>
    <w:rsid w:val="006B0012"/>
    <w:rsid w:val="006B06CB"/>
    <w:rsid w:val="006B1501"/>
    <w:rsid w:val="006B23AA"/>
    <w:rsid w:val="006B2626"/>
    <w:rsid w:val="006B49AA"/>
    <w:rsid w:val="006B52BB"/>
    <w:rsid w:val="006B5503"/>
    <w:rsid w:val="006B562C"/>
    <w:rsid w:val="006B59F5"/>
    <w:rsid w:val="006B6DB7"/>
    <w:rsid w:val="006C0438"/>
    <w:rsid w:val="006C3230"/>
    <w:rsid w:val="006C4102"/>
    <w:rsid w:val="006C43D7"/>
    <w:rsid w:val="006C4D93"/>
    <w:rsid w:val="006C4FC1"/>
    <w:rsid w:val="006C4FDF"/>
    <w:rsid w:val="006C4FEC"/>
    <w:rsid w:val="006C67B8"/>
    <w:rsid w:val="006D2BC2"/>
    <w:rsid w:val="006D3A11"/>
    <w:rsid w:val="006D41D3"/>
    <w:rsid w:val="006D53DB"/>
    <w:rsid w:val="006D6FB9"/>
    <w:rsid w:val="006D7858"/>
    <w:rsid w:val="006D79B3"/>
    <w:rsid w:val="006E01D6"/>
    <w:rsid w:val="006E0427"/>
    <w:rsid w:val="006E0904"/>
    <w:rsid w:val="006E28BE"/>
    <w:rsid w:val="006E3CD9"/>
    <w:rsid w:val="006E4170"/>
    <w:rsid w:val="006E468B"/>
    <w:rsid w:val="006E5405"/>
    <w:rsid w:val="006E6D72"/>
    <w:rsid w:val="006E73F9"/>
    <w:rsid w:val="006E75C6"/>
    <w:rsid w:val="006E7A0C"/>
    <w:rsid w:val="006F4A75"/>
    <w:rsid w:val="006F4FC5"/>
    <w:rsid w:val="006F522D"/>
    <w:rsid w:val="006F5899"/>
    <w:rsid w:val="006F6B13"/>
    <w:rsid w:val="006F742C"/>
    <w:rsid w:val="007005D0"/>
    <w:rsid w:val="00701A74"/>
    <w:rsid w:val="00701F82"/>
    <w:rsid w:val="00704461"/>
    <w:rsid w:val="0071108C"/>
    <w:rsid w:val="0071367A"/>
    <w:rsid w:val="00714237"/>
    <w:rsid w:val="0071513E"/>
    <w:rsid w:val="007168AE"/>
    <w:rsid w:val="007179ED"/>
    <w:rsid w:val="00717A3A"/>
    <w:rsid w:val="007205ED"/>
    <w:rsid w:val="007214B3"/>
    <w:rsid w:val="00721503"/>
    <w:rsid w:val="00721841"/>
    <w:rsid w:val="00722897"/>
    <w:rsid w:val="0072310F"/>
    <w:rsid w:val="007234DA"/>
    <w:rsid w:val="007239AA"/>
    <w:rsid w:val="00724C52"/>
    <w:rsid w:val="007263BB"/>
    <w:rsid w:val="00726B50"/>
    <w:rsid w:val="00730A89"/>
    <w:rsid w:val="00730C78"/>
    <w:rsid w:val="00731B81"/>
    <w:rsid w:val="007326EF"/>
    <w:rsid w:val="00733998"/>
    <w:rsid w:val="00734329"/>
    <w:rsid w:val="00734383"/>
    <w:rsid w:val="00734B90"/>
    <w:rsid w:val="007359EC"/>
    <w:rsid w:val="00737708"/>
    <w:rsid w:val="00742F3B"/>
    <w:rsid w:val="00743456"/>
    <w:rsid w:val="0074493C"/>
    <w:rsid w:val="00747E6B"/>
    <w:rsid w:val="007523F6"/>
    <w:rsid w:val="0075240A"/>
    <w:rsid w:val="0075272E"/>
    <w:rsid w:val="00754847"/>
    <w:rsid w:val="00755016"/>
    <w:rsid w:val="00755A87"/>
    <w:rsid w:val="0075616F"/>
    <w:rsid w:val="00756C42"/>
    <w:rsid w:val="00756DFE"/>
    <w:rsid w:val="00757087"/>
    <w:rsid w:val="00757818"/>
    <w:rsid w:val="0076020F"/>
    <w:rsid w:val="007604F5"/>
    <w:rsid w:val="00761043"/>
    <w:rsid w:val="00762DCB"/>
    <w:rsid w:val="00766F70"/>
    <w:rsid w:val="007673B7"/>
    <w:rsid w:val="00770AFF"/>
    <w:rsid w:val="00772AB4"/>
    <w:rsid w:val="0077323C"/>
    <w:rsid w:val="00774E0D"/>
    <w:rsid w:val="007757BA"/>
    <w:rsid w:val="00775A0D"/>
    <w:rsid w:val="00775F0E"/>
    <w:rsid w:val="0077657C"/>
    <w:rsid w:val="00776B42"/>
    <w:rsid w:val="007807D0"/>
    <w:rsid w:val="00782FD7"/>
    <w:rsid w:val="00783F7F"/>
    <w:rsid w:val="00784595"/>
    <w:rsid w:val="00785A9A"/>
    <w:rsid w:val="007867C9"/>
    <w:rsid w:val="0079326B"/>
    <w:rsid w:val="00794177"/>
    <w:rsid w:val="00795354"/>
    <w:rsid w:val="007958DA"/>
    <w:rsid w:val="007A282B"/>
    <w:rsid w:val="007A2B36"/>
    <w:rsid w:val="007A336B"/>
    <w:rsid w:val="007A3404"/>
    <w:rsid w:val="007A41E1"/>
    <w:rsid w:val="007A4604"/>
    <w:rsid w:val="007A50EB"/>
    <w:rsid w:val="007A6639"/>
    <w:rsid w:val="007B02C7"/>
    <w:rsid w:val="007B05F9"/>
    <w:rsid w:val="007B1D32"/>
    <w:rsid w:val="007B6B08"/>
    <w:rsid w:val="007C0928"/>
    <w:rsid w:val="007C1787"/>
    <w:rsid w:val="007C18DE"/>
    <w:rsid w:val="007C2652"/>
    <w:rsid w:val="007C2A1E"/>
    <w:rsid w:val="007C3806"/>
    <w:rsid w:val="007C5D87"/>
    <w:rsid w:val="007D1B74"/>
    <w:rsid w:val="007D54A2"/>
    <w:rsid w:val="007D6491"/>
    <w:rsid w:val="007E051D"/>
    <w:rsid w:val="007E1402"/>
    <w:rsid w:val="007E2E4A"/>
    <w:rsid w:val="007E42A0"/>
    <w:rsid w:val="007E4D42"/>
    <w:rsid w:val="007F061C"/>
    <w:rsid w:val="007F07B7"/>
    <w:rsid w:val="007F3AEF"/>
    <w:rsid w:val="007F6C2C"/>
    <w:rsid w:val="007F7697"/>
    <w:rsid w:val="00800858"/>
    <w:rsid w:val="00802E0E"/>
    <w:rsid w:val="0080544F"/>
    <w:rsid w:val="00805BCC"/>
    <w:rsid w:val="008061A6"/>
    <w:rsid w:val="0080785B"/>
    <w:rsid w:val="0081011D"/>
    <w:rsid w:val="00810347"/>
    <w:rsid w:val="00811773"/>
    <w:rsid w:val="0081206A"/>
    <w:rsid w:val="00813843"/>
    <w:rsid w:val="00813999"/>
    <w:rsid w:val="00813B04"/>
    <w:rsid w:val="0081490C"/>
    <w:rsid w:val="0081570A"/>
    <w:rsid w:val="008215A0"/>
    <w:rsid w:val="00822F92"/>
    <w:rsid w:val="00823C9A"/>
    <w:rsid w:val="0082575E"/>
    <w:rsid w:val="008260D7"/>
    <w:rsid w:val="00830429"/>
    <w:rsid w:val="00830901"/>
    <w:rsid w:val="00830DDF"/>
    <w:rsid w:val="008311E7"/>
    <w:rsid w:val="00831A3A"/>
    <w:rsid w:val="00831E7F"/>
    <w:rsid w:val="00832130"/>
    <w:rsid w:val="00832EA4"/>
    <w:rsid w:val="00835F1F"/>
    <w:rsid w:val="008407D7"/>
    <w:rsid w:val="008432E9"/>
    <w:rsid w:val="00843400"/>
    <w:rsid w:val="0084353C"/>
    <w:rsid w:val="00845498"/>
    <w:rsid w:val="008456E6"/>
    <w:rsid w:val="008478C1"/>
    <w:rsid w:val="008518C4"/>
    <w:rsid w:val="00852447"/>
    <w:rsid w:val="0085698B"/>
    <w:rsid w:val="00856AB8"/>
    <w:rsid w:val="008607D0"/>
    <w:rsid w:val="00861207"/>
    <w:rsid w:val="0086354F"/>
    <w:rsid w:val="00863EDB"/>
    <w:rsid w:val="00865759"/>
    <w:rsid w:val="00866496"/>
    <w:rsid w:val="00867D7F"/>
    <w:rsid w:val="00867DEC"/>
    <w:rsid w:val="008745C6"/>
    <w:rsid w:val="00875D39"/>
    <w:rsid w:val="00881D99"/>
    <w:rsid w:val="00881DE5"/>
    <w:rsid w:val="0088625B"/>
    <w:rsid w:val="00891A1E"/>
    <w:rsid w:val="00892478"/>
    <w:rsid w:val="00892EEF"/>
    <w:rsid w:val="00893276"/>
    <w:rsid w:val="008935D1"/>
    <w:rsid w:val="008973A2"/>
    <w:rsid w:val="008A03D4"/>
    <w:rsid w:val="008A26BA"/>
    <w:rsid w:val="008A3DEC"/>
    <w:rsid w:val="008A4189"/>
    <w:rsid w:val="008A44A2"/>
    <w:rsid w:val="008A7528"/>
    <w:rsid w:val="008B2099"/>
    <w:rsid w:val="008B36C7"/>
    <w:rsid w:val="008B3829"/>
    <w:rsid w:val="008B6263"/>
    <w:rsid w:val="008B6F53"/>
    <w:rsid w:val="008C004A"/>
    <w:rsid w:val="008C19EA"/>
    <w:rsid w:val="008C3C8E"/>
    <w:rsid w:val="008C5CB3"/>
    <w:rsid w:val="008C65B9"/>
    <w:rsid w:val="008C66C6"/>
    <w:rsid w:val="008D0624"/>
    <w:rsid w:val="008D1A64"/>
    <w:rsid w:val="008D6586"/>
    <w:rsid w:val="008D69B6"/>
    <w:rsid w:val="008E06A6"/>
    <w:rsid w:val="008E09A9"/>
    <w:rsid w:val="008E4619"/>
    <w:rsid w:val="008E5249"/>
    <w:rsid w:val="008E708F"/>
    <w:rsid w:val="008F01DB"/>
    <w:rsid w:val="008F2244"/>
    <w:rsid w:val="008F2E1C"/>
    <w:rsid w:val="008F35E8"/>
    <w:rsid w:val="008F3C42"/>
    <w:rsid w:val="008F40CE"/>
    <w:rsid w:val="00900A31"/>
    <w:rsid w:val="00900BD5"/>
    <w:rsid w:val="00901CEC"/>
    <w:rsid w:val="00905EAE"/>
    <w:rsid w:val="00906D5E"/>
    <w:rsid w:val="0090721E"/>
    <w:rsid w:val="009109D6"/>
    <w:rsid w:val="009119A5"/>
    <w:rsid w:val="00911BAB"/>
    <w:rsid w:val="00914A1A"/>
    <w:rsid w:val="00916666"/>
    <w:rsid w:val="00920926"/>
    <w:rsid w:val="00921EB3"/>
    <w:rsid w:val="00922F58"/>
    <w:rsid w:val="009256E9"/>
    <w:rsid w:val="00926BA5"/>
    <w:rsid w:val="00927066"/>
    <w:rsid w:val="00927F8D"/>
    <w:rsid w:val="0093101E"/>
    <w:rsid w:val="00931995"/>
    <w:rsid w:val="00931D6A"/>
    <w:rsid w:val="0093238B"/>
    <w:rsid w:val="00936BA7"/>
    <w:rsid w:val="00940BB0"/>
    <w:rsid w:val="00942CE7"/>
    <w:rsid w:val="00943993"/>
    <w:rsid w:val="00944096"/>
    <w:rsid w:val="00945304"/>
    <w:rsid w:val="00945324"/>
    <w:rsid w:val="009465C1"/>
    <w:rsid w:val="00946F9A"/>
    <w:rsid w:val="00946FD3"/>
    <w:rsid w:val="00947A63"/>
    <w:rsid w:val="00947D74"/>
    <w:rsid w:val="00947E99"/>
    <w:rsid w:val="00950539"/>
    <w:rsid w:val="00950615"/>
    <w:rsid w:val="00951E07"/>
    <w:rsid w:val="00954699"/>
    <w:rsid w:val="009563DA"/>
    <w:rsid w:val="00956AED"/>
    <w:rsid w:val="0096321C"/>
    <w:rsid w:val="00963563"/>
    <w:rsid w:val="009653FA"/>
    <w:rsid w:val="00970087"/>
    <w:rsid w:val="00970B8A"/>
    <w:rsid w:val="00970D0F"/>
    <w:rsid w:val="009729B3"/>
    <w:rsid w:val="009729DF"/>
    <w:rsid w:val="00976245"/>
    <w:rsid w:val="00976B6F"/>
    <w:rsid w:val="009770B5"/>
    <w:rsid w:val="009779E5"/>
    <w:rsid w:val="009813A9"/>
    <w:rsid w:val="00985599"/>
    <w:rsid w:val="00985866"/>
    <w:rsid w:val="0098637A"/>
    <w:rsid w:val="0098785F"/>
    <w:rsid w:val="00991916"/>
    <w:rsid w:val="00991CF6"/>
    <w:rsid w:val="00992098"/>
    <w:rsid w:val="009945EE"/>
    <w:rsid w:val="009958AC"/>
    <w:rsid w:val="00995DC8"/>
    <w:rsid w:val="00997C3F"/>
    <w:rsid w:val="009A0809"/>
    <w:rsid w:val="009A083A"/>
    <w:rsid w:val="009A0D03"/>
    <w:rsid w:val="009A3DA4"/>
    <w:rsid w:val="009A4A68"/>
    <w:rsid w:val="009A4F9A"/>
    <w:rsid w:val="009A65D5"/>
    <w:rsid w:val="009A6F90"/>
    <w:rsid w:val="009A7A04"/>
    <w:rsid w:val="009B4473"/>
    <w:rsid w:val="009B4912"/>
    <w:rsid w:val="009B614E"/>
    <w:rsid w:val="009B6CD0"/>
    <w:rsid w:val="009B7208"/>
    <w:rsid w:val="009C00A5"/>
    <w:rsid w:val="009C297E"/>
    <w:rsid w:val="009C4221"/>
    <w:rsid w:val="009C6F7F"/>
    <w:rsid w:val="009D0EC5"/>
    <w:rsid w:val="009D257B"/>
    <w:rsid w:val="009D51D1"/>
    <w:rsid w:val="009D5E9E"/>
    <w:rsid w:val="009D6398"/>
    <w:rsid w:val="009D73F6"/>
    <w:rsid w:val="009E0991"/>
    <w:rsid w:val="009E4D9C"/>
    <w:rsid w:val="009E6C5D"/>
    <w:rsid w:val="009E7292"/>
    <w:rsid w:val="009F066D"/>
    <w:rsid w:val="009F26D3"/>
    <w:rsid w:val="009F5A02"/>
    <w:rsid w:val="009F5B6C"/>
    <w:rsid w:val="009F6B09"/>
    <w:rsid w:val="009F7C68"/>
    <w:rsid w:val="00A001C0"/>
    <w:rsid w:val="00A0074B"/>
    <w:rsid w:val="00A00EEB"/>
    <w:rsid w:val="00A01154"/>
    <w:rsid w:val="00A02D66"/>
    <w:rsid w:val="00A04651"/>
    <w:rsid w:val="00A04728"/>
    <w:rsid w:val="00A067F8"/>
    <w:rsid w:val="00A10762"/>
    <w:rsid w:val="00A13BBA"/>
    <w:rsid w:val="00A146D7"/>
    <w:rsid w:val="00A14D35"/>
    <w:rsid w:val="00A15171"/>
    <w:rsid w:val="00A164BB"/>
    <w:rsid w:val="00A20B55"/>
    <w:rsid w:val="00A232F9"/>
    <w:rsid w:val="00A25320"/>
    <w:rsid w:val="00A25354"/>
    <w:rsid w:val="00A26A5C"/>
    <w:rsid w:val="00A37680"/>
    <w:rsid w:val="00A41B93"/>
    <w:rsid w:val="00A42AE9"/>
    <w:rsid w:val="00A4364B"/>
    <w:rsid w:val="00A443F9"/>
    <w:rsid w:val="00A44BE2"/>
    <w:rsid w:val="00A456E9"/>
    <w:rsid w:val="00A46042"/>
    <w:rsid w:val="00A46709"/>
    <w:rsid w:val="00A47C75"/>
    <w:rsid w:val="00A5121D"/>
    <w:rsid w:val="00A519E5"/>
    <w:rsid w:val="00A541B6"/>
    <w:rsid w:val="00A54723"/>
    <w:rsid w:val="00A551FB"/>
    <w:rsid w:val="00A55AB5"/>
    <w:rsid w:val="00A56CDF"/>
    <w:rsid w:val="00A56D0E"/>
    <w:rsid w:val="00A60267"/>
    <w:rsid w:val="00A63246"/>
    <w:rsid w:val="00A648FE"/>
    <w:rsid w:val="00A67971"/>
    <w:rsid w:val="00A70A77"/>
    <w:rsid w:val="00A7263C"/>
    <w:rsid w:val="00A74284"/>
    <w:rsid w:val="00A75D9C"/>
    <w:rsid w:val="00A76188"/>
    <w:rsid w:val="00A7634B"/>
    <w:rsid w:val="00A76F31"/>
    <w:rsid w:val="00A7783B"/>
    <w:rsid w:val="00A82452"/>
    <w:rsid w:val="00A83816"/>
    <w:rsid w:val="00A83DC6"/>
    <w:rsid w:val="00A84BAC"/>
    <w:rsid w:val="00A84C57"/>
    <w:rsid w:val="00A84C6D"/>
    <w:rsid w:val="00A85173"/>
    <w:rsid w:val="00A85759"/>
    <w:rsid w:val="00A85D59"/>
    <w:rsid w:val="00A8605D"/>
    <w:rsid w:val="00A86C1A"/>
    <w:rsid w:val="00A87C21"/>
    <w:rsid w:val="00A9255E"/>
    <w:rsid w:val="00A93610"/>
    <w:rsid w:val="00A9385B"/>
    <w:rsid w:val="00A93898"/>
    <w:rsid w:val="00A95012"/>
    <w:rsid w:val="00A957CA"/>
    <w:rsid w:val="00A9619A"/>
    <w:rsid w:val="00A96851"/>
    <w:rsid w:val="00A968FE"/>
    <w:rsid w:val="00A97F1E"/>
    <w:rsid w:val="00AA55D4"/>
    <w:rsid w:val="00AA5722"/>
    <w:rsid w:val="00AA5F60"/>
    <w:rsid w:val="00AA6625"/>
    <w:rsid w:val="00AA7333"/>
    <w:rsid w:val="00AB0F76"/>
    <w:rsid w:val="00AB204D"/>
    <w:rsid w:val="00AB2534"/>
    <w:rsid w:val="00AB25CF"/>
    <w:rsid w:val="00AB3146"/>
    <w:rsid w:val="00AB3B40"/>
    <w:rsid w:val="00AB5C1F"/>
    <w:rsid w:val="00AB7588"/>
    <w:rsid w:val="00AB78BA"/>
    <w:rsid w:val="00AB7CBE"/>
    <w:rsid w:val="00AC0DA2"/>
    <w:rsid w:val="00AC17A8"/>
    <w:rsid w:val="00AC27E3"/>
    <w:rsid w:val="00AC47AD"/>
    <w:rsid w:val="00AC49B9"/>
    <w:rsid w:val="00AC5F3B"/>
    <w:rsid w:val="00AC6D18"/>
    <w:rsid w:val="00AC78B7"/>
    <w:rsid w:val="00AD0737"/>
    <w:rsid w:val="00AD16D4"/>
    <w:rsid w:val="00AD2E04"/>
    <w:rsid w:val="00AD3491"/>
    <w:rsid w:val="00AD4570"/>
    <w:rsid w:val="00AD4AF6"/>
    <w:rsid w:val="00AD60B0"/>
    <w:rsid w:val="00AD6F42"/>
    <w:rsid w:val="00AE00A8"/>
    <w:rsid w:val="00AE011C"/>
    <w:rsid w:val="00AE0679"/>
    <w:rsid w:val="00AE098C"/>
    <w:rsid w:val="00AE140E"/>
    <w:rsid w:val="00AE1509"/>
    <w:rsid w:val="00AE2B89"/>
    <w:rsid w:val="00AE6353"/>
    <w:rsid w:val="00AE655E"/>
    <w:rsid w:val="00AE688E"/>
    <w:rsid w:val="00AE6F62"/>
    <w:rsid w:val="00AE79A9"/>
    <w:rsid w:val="00AE7DD4"/>
    <w:rsid w:val="00AE7F27"/>
    <w:rsid w:val="00AF10B8"/>
    <w:rsid w:val="00AF1A7E"/>
    <w:rsid w:val="00AF38E0"/>
    <w:rsid w:val="00AF395C"/>
    <w:rsid w:val="00AF3F9C"/>
    <w:rsid w:val="00AF4C47"/>
    <w:rsid w:val="00AF56B7"/>
    <w:rsid w:val="00B00416"/>
    <w:rsid w:val="00B00760"/>
    <w:rsid w:val="00B007DF"/>
    <w:rsid w:val="00B00D07"/>
    <w:rsid w:val="00B0143A"/>
    <w:rsid w:val="00B0175C"/>
    <w:rsid w:val="00B01F24"/>
    <w:rsid w:val="00B05CF5"/>
    <w:rsid w:val="00B07D5A"/>
    <w:rsid w:val="00B124E1"/>
    <w:rsid w:val="00B12A47"/>
    <w:rsid w:val="00B12DAC"/>
    <w:rsid w:val="00B1307B"/>
    <w:rsid w:val="00B14A74"/>
    <w:rsid w:val="00B15159"/>
    <w:rsid w:val="00B21BEC"/>
    <w:rsid w:val="00B2308D"/>
    <w:rsid w:val="00B2415C"/>
    <w:rsid w:val="00B24944"/>
    <w:rsid w:val="00B25D32"/>
    <w:rsid w:val="00B260FF"/>
    <w:rsid w:val="00B26729"/>
    <w:rsid w:val="00B2697F"/>
    <w:rsid w:val="00B30B9B"/>
    <w:rsid w:val="00B337CD"/>
    <w:rsid w:val="00B33C3C"/>
    <w:rsid w:val="00B33CEB"/>
    <w:rsid w:val="00B36D07"/>
    <w:rsid w:val="00B36F54"/>
    <w:rsid w:val="00B37318"/>
    <w:rsid w:val="00B41325"/>
    <w:rsid w:val="00B4319E"/>
    <w:rsid w:val="00B434A5"/>
    <w:rsid w:val="00B439CA"/>
    <w:rsid w:val="00B44C7E"/>
    <w:rsid w:val="00B45123"/>
    <w:rsid w:val="00B504D6"/>
    <w:rsid w:val="00B505DC"/>
    <w:rsid w:val="00B516EF"/>
    <w:rsid w:val="00B53399"/>
    <w:rsid w:val="00B5510F"/>
    <w:rsid w:val="00B55C02"/>
    <w:rsid w:val="00B56E0A"/>
    <w:rsid w:val="00B57DCD"/>
    <w:rsid w:val="00B62B58"/>
    <w:rsid w:val="00B6382C"/>
    <w:rsid w:val="00B64002"/>
    <w:rsid w:val="00B65CDD"/>
    <w:rsid w:val="00B65D26"/>
    <w:rsid w:val="00B6709C"/>
    <w:rsid w:val="00B75439"/>
    <w:rsid w:val="00B772D0"/>
    <w:rsid w:val="00B80281"/>
    <w:rsid w:val="00B80934"/>
    <w:rsid w:val="00B80BC7"/>
    <w:rsid w:val="00B81442"/>
    <w:rsid w:val="00B81C68"/>
    <w:rsid w:val="00B8405F"/>
    <w:rsid w:val="00B87593"/>
    <w:rsid w:val="00B90054"/>
    <w:rsid w:val="00B901E7"/>
    <w:rsid w:val="00B91C43"/>
    <w:rsid w:val="00B92A8E"/>
    <w:rsid w:val="00B92B3B"/>
    <w:rsid w:val="00B9321C"/>
    <w:rsid w:val="00B94459"/>
    <w:rsid w:val="00B94E70"/>
    <w:rsid w:val="00B96E28"/>
    <w:rsid w:val="00BA0D30"/>
    <w:rsid w:val="00BA1FD9"/>
    <w:rsid w:val="00BA2DB1"/>
    <w:rsid w:val="00BA3CF5"/>
    <w:rsid w:val="00BA3EBF"/>
    <w:rsid w:val="00BA4984"/>
    <w:rsid w:val="00BA4B47"/>
    <w:rsid w:val="00BA5D5C"/>
    <w:rsid w:val="00BB00BD"/>
    <w:rsid w:val="00BB109D"/>
    <w:rsid w:val="00BB23E3"/>
    <w:rsid w:val="00BB28CD"/>
    <w:rsid w:val="00BB79BE"/>
    <w:rsid w:val="00BB7D6B"/>
    <w:rsid w:val="00BC13F7"/>
    <w:rsid w:val="00BC2CDB"/>
    <w:rsid w:val="00BC2CEF"/>
    <w:rsid w:val="00BC4D19"/>
    <w:rsid w:val="00BC6940"/>
    <w:rsid w:val="00BC70EF"/>
    <w:rsid w:val="00BD019B"/>
    <w:rsid w:val="00BD04EC"/>
    <w:rsid w:val="00BD0CEF"/>
    <w:rsid w:val="00BD14DD"/>
    <w:rsid w:val="00BD249E"/>
    <w:rsid w:val="00BD3E60"/>
    <w:rsid w:val="00BD3F18"/>
    <w:rsid w:val="00BD4E87"/>
    <w:rsid w:val="00BD52BA"/>
    <w:rsid w:val="00BD5310"/>
    <w:rsid w:val="00BD5387"/>
    <w:rsid w:val="00BE00AB"/>
    <w:rsid w:val="00BE0C76"/>
    <w:rsid w:val="00BE275A"/>
    <w:rsid w:val="00BE28C1"/>
    <w:rsid w:val="00BE2D4D"/>
    <w:rsid w:val="00BE6004"/>
    <w:rsid w:val="00BE680A"/>
    <w:rsid w:val="00BF057C"/>
    <w:rsid w:val="00BF11A5"/>
    <w:rsid w:val="00BF3002"/>
    <w:rsid w:val="00BF3A56"/>
    <w:rsid w:val="00BF43C2"/>
    <w:rsid w:val="00BF50D1"/>
    <w:rsid w:val="00BF5CAE"/>
    <w:rsid w:val="00BF64C8"/>
    <w:rsid w:val="00BF6BEB"/>
    <w:rsid w:val="00BF6FA1"/>
    <w:rsid w:val="00BF7EF9"/>
    <w:rsid w:val="00C002E8"/>
    <w:rsid w:val="00C0286F"/>
    <w:rsid w:val="00C03841"/>
    <w:rsid w:val="00C04527"/>
    <w:rsid w:val="00C048E7"/>
    <w:rsid w:val="00C06041"/>
    <w:rsid w:val="00C06D00"/>
    <w:rsid w:val="00C10A8F"/>
    <w:rsid w:val="00C10F9F"/>
    <w:rsid w:val="00C116AF"/>
    <w:rsid w:val="00C12F1F"/>
    <w:rsid w:val="00C13949"/>
    <w:rsid w:val="00C14405"/>
    <w:rsid w:val="00C1473D"/>
    <w:rsid w:val="00C14749"/>
    <w:rsid w:val="00C16DDD"/>
    <w:rsid w:val="00C16EF0"/>
    <w:rsid w:val="00C17005"/>
    <w:rsid w:val="00C17AF3"/>
    <w:rsid w:val="00C21504"/>
    <w:rsid w:val="00C22180"/>
    <w:rsid w:val="00C24E39"/>
    <w:rsid w:val="00C30867"/>
    <w:rsid w:val="00C30BF3"/>
    <w:rsid w:val="00C33BAC"/>
    <w:rsid w:val="00C3486F"/>
    <w:rsid w:val="00C3739D"/>
    <w:rsid w:val="00C44E2C"/>
    <w:rsid w:val="00C45271"/>
    <w:rsid w:val="00C46905"/>
    <w:rsid w:val="00C47E7E"/>
    <w:rsid w:val="00C501C6"/>
    <w:rsid w:val="00C50C5E"/>
    <w:rsid w:val="00C519F7"/>
    <w:rsid w:val="00C5321B"/>
    <w:rsid w:val="00C53619"/>
    <w:rsid w:val="00C53C13"/>
    <w:rsid w:val="00C56C0B"/>
    <w:rsid w:val="00C5725A"/>
    <w:rsid w:val="00C57865"/>
    <w:rsid w:val="00C61441"/>
    <w:rsid w:val="00C61454"/>
    <w:rsid w:val="00C62396"/>
    <w:rsid w:val="00C63034"/>
    <w:rsid w:val="00C63411"/>
    <w:rsid w:val="00C639DA"/>
    <w:rsid w:val="00C64A82"/>
    <w:rsid w:val="00C65155"/>
    <w:rsid w:val="00C6653B"/>
    <w:rsid w:val="00C669A5"/>
    <w:rsid w:val="00C702D5"/>
    <w:rsid w:val="00C703CE"/>
    <w:rsid w:val="00C73302"/>
    <w:rsid w:val="00C73DA7"/>
    <w:rsid w:val="00C77418"/>
    <w:rsid w:val="00C80648"/>
    <w:rsid w:val="00C879AC"/>
    <w:rsid w:val="00C910F7"/>
    <w:rsid w:val="00C922B3"/>
    <w:rsid w:val="00C92882"/>
    <w:rsid w:val="00C92C07"/>
    <w:rsid w:val="00C94FFB"/>
    <w:rsid w:val="00C9547F"/>
    <w:rsid w:val="00C9667E"/>
    <w:rsid w:val="00C96ED2"/>
    <w:rsid w:val="00CA011D"/>
    <w:rsid w:val="00CA0213"/>
    <w:rsid w:val="00CA100F"/>
    <w:rsid w:val="00CA1386"/>
    <w:rsid w:val="00CA18C7"/>
    <w:rsid w:val="00CA18EF"/>
    <w:rsid w:val="00CA1CE6"/>
    <w:rsid w:val="00CA217B"/>
    <w:rsid w:val="00CA23C7"/>
    <w:rsid w:val="00CA27EB"/>
    <w:rsid w:val="00CA4B6E"/>
    <w:rsid w:val="00CA6EA0"/>
    <w:rsid w:val="00CB013F"/>
    <w:rsid w:val="00CB31F9"/>
    <w:rsid w:val="00CB441C"/>
    <w:rsid w:val="00CB556B"/>
    <w:rsid w:val="00CB759A"/>
    <w:rsid w:val="00CB7C33"/>
    <w:rsid w:val="00CC0B5C"/>
    <w:rsid w:val="00CC1A94"/>
    <w:rsid w:val="00CC291B"/>
    <w:rsid w:val="00CC3DF2"/>
    <w:rsid w:val="00CC4931"/>
    <w:rsid w:val="00CC5873"/>
    <w:rsid w:val="00CC653D"/>
    <w:rsid w:val="00CC695A"/>
    <w:rsid w:val="00CC7B56"/>
    <w:rsid w:val="00CD1181"/>
    <w:rsid w:val="00CD172E"/>
    <w:rsid w:val="00CD3848"/>
    <w:rsid w:val="00CD5044"/>
    <w:rsid w:val="00CE0048"/>
    <w:rsid w:val="00CE0419"/>
    <w:rsid w:val="00CE1E61"/>
    <w:rsid w:val="00CE31AC"/>
    <w:rsid w:val="00CE411A"/>
    <w:rsid w:val="00CE4867"/>
    <w:rsid w:val="00CE6048"/>
    <w:rsid w:val="00CE66D5"/>
    <w:rsid w:val="00CE7CBA"/>
    <w:rsid w:val="00CE7EC5"/>
    <w:rsid w:val="00CF0429"/>
    <w:rsid w:val="00CF1D48"/>
    <w:rsid w:val="00CF7180"/>
    <w:rsid w:val="00CF78A8"/>
    <w:rsid w:val="00CF7FEA"/>
    <w:rsid w:val="00D000F6"/>
    <w:rsid w:val="00D007D9"/>
    <w:rsid w:val="00D010A4"/>
    <w:rsid w:val="00D01E90"/>
    <w:rsid w:val="00D066A2"/>
    <w:rsid w:val="00D076A6"/>
    <w:rsid w:val="00D0785A"/>
    <w:rsid w:val="00D11786"/>
    <w:rsid w:val="00D11A9F"/>
    <w:rsid w:val="00D12179"/>
    <w:rsid w:val="00D1233B"/>
    <w:rsid w:val="00D12B9A"/>
    <w:rsid w:val="00D15608"/>
    <w:rsid w:val="00D1577D"/>
    <w:rsid w:val="00D1683A"/>
    <w:rsid w:val="00D1779F"/>
    <w:rsid w:val="00D22076"/>
    <w:rsid w:val="00D22842"/>
    <w:rsid w:val="00D22FFE"/>
    <w:rsid w:val="00D24222"/>
    <w:rsid w:val="00D25986"/>
    <w:rsid w:val="00D259C3"/>
    <w:rsid w:val="00D271D5"/>
    <w:rsid w:val="00D27BAC"/>
    <w:rsid w:val="00D30CD8"/>
    <w:rsid w:val="00D315ED"/>
    <w:rsid w:val="00D31841"/>
    <w:rsid w:val="00D33404"/>
    <w:rsid w:val="00D34910"/>
    <w:rsid w:val="00D35691"/>
    <w:rsid w:val="00D35C5C"/>
    <w:rsid w:val="00D37219"/>
    <w:rsid w:val="00D37664"/>
    <w:rsid w:val="00D3780C"/>
    <w:rsid w:val="00D37930"/>
    <w:rsid w:val="00D41210"/>
    <w:rsid w:val="00D41676"/>
    <w:rsid w:val="00D429D0"/>
    <w:rsid w:val="00D4362B"/>
    <w:rsid w:val="00D436DE"/>
    <w:rsid w:val="00D44DB0"/>
    <w:rsid w:val="00D508B9"/>
    <w:rsid w:val="00D50FEE"/>
    <w:rsid w:val="00D513B4"/>
    <w:rsid w:val="00D51D28"/>
    <w:rsid w:val="00D52238"/>
    <w:rsid w:val="00D5271A"/>
    <w:rsid w:val="00D5273D"/>
    <w:rsid w:val="00D52E50"/>
    <w:rsid w:val="00D5662F"/>
    <w:rsid w:val="00D57440"/>
    <w:rsid w:val="00D57D2E"/>
    <w:rsid w:val="00D6306C"/>
    <w:rsid w:val="00D631FF"/>
    <w:rsid w:val="00D6440F"/>
    <w:rsid w:val="00D66940"/>
    <w:rsid w:val="00D66C11"/>
    <w:rsid w:val="00D67105"/>
    <w:rsid w:val="00D71300"/>
    <w:rsid w:val="00D73DE7"/>
    <w:rsid w:val="00D75933"/>
    <w:rsid w:val="00D766B5"/>
    <w:rsid w:val="00D767B1"/>
    <w:rsid w:val="00D77B56"/>
    <w:rsid w:val="00D822E1"/>
    <w:rsid w:val="00D825B6"/>
    <w:rsid w:val="00D838A3"/>
    <w:rsid w:val="00D845D0"/>
    <w:rsid w:val="00D846F8"/>
    <w:rsid w:val="00D8700D"/>
    <w:rsid w:val="00D8790D"/>
    <w:rsid w:val="00D94120"/>
    <w:rsid w:val="00D95703"/>
    <w:rsid w:val="00D96661"/>
    <w:rsid w:val="00D96ED5"/>
    <w:rsid w:val="00D97A3A"/>
    <w:rsid w:val="00DA1977"/>
    <w:rsid w:val="00DA2943"/>
    <w:rsid w:val="00DA2FD5"/>
    <w:rsid w:val="00DA3B64"/>
    <w:rsid w:val="00DA41E9"/>
    <w:rsid w:val="00DB1723"/>
    <w:rsid w:val="00DB3A52"/>
    <w:rsid w:val="00DB4931"/>
    <w:rsid w:val="00DB4AC0"/>
    <w:rsid w:val="00DB5F2F"/>
    <w:rsid w:val="00DC0792"/>
    <w:rsid w:val="00DC19EF"/>
    <w:rsid w:val="00DC2BCB"/>
    <w:rsid w:val="00DC3175"/>
    <w:rsid w:val="00DC351E"/>
    <w:rsid w:val="00DC3AA2"/>
    <w:rsid w:val="00DC6D02"/>
    <w:rsid w:val="00DC70C8"/>
    <w:rsid w:val="00DD0216"/>
    <w:rsid w:val="00DD0C84"/>
    <w:rsid w:val="00DD1DC8"/>
    <w:rsid w:val="00DD2E63"/>
    <w:rsid w:val="00DD3369"/>
    <w:rsid w:val="00DD6417"/>
    <w:rsid w:val="00DE09FA"/>
    <w:rsid w:val="00DE128F"/>
    <w:rsid w:val="00DE1476"/>
    <w:rsid w:val="00DE15C9"/>
    <w:rsid w:val="00DE3471"/>
    <w:rsid w:val="00DE3575"/>
    <w:rsid w:val="00DE585C"/>
    <w:rsid w:val="00DE5ECF"/>
    <w:rsid w:val="00DE6289"/>
    <w:rsid w:val="00DE657F"/>
    <w:rsid w:val="00DE6E29"/>
    <w:rsid w:val="00DE779E"/>
    <w:rsid w:val="00DF045C"/>
    <w:rsid w:val="00E027A9"/>
    <w:rsid w:val="00E06708"/>
    <w:rsid w:val="00E07C89"/>
    <w:rsid w:val="00E10C20"/>
    <w:rsid w:val="00E122CF"/>
    <w:rsid w:val="00E13D7C"/>
    <w:rsid w:val="00E15419"/>
    <w:rsid w:val="00E1599C"/>
    <w:rsid w:val="00E15AE7"/>
    <w:rsid w:val="00E17699"/>
    <w:rsid w:val="00E17DD3"/>
    <w:rsid w:val="00E2172B"/>
    <w:rsid w:val="00E21BCE"/>
    <w:rsid w:val="00E227EF"/>
    <w:rsid w:val="00E2400C"/>
    <w:rsid w:val="00E25A08"/>
    <w:rsid w:val="00E26D74"/>
    <w:rsid w:val="00E27841"/>
    <w:rsid w:val="00E27AF4"/>
    <w:rsid w:val="00E27B73"/>
    <w:rsid w:val="00E27D51"/>
    <w:rsid w:val="00E308A1"/>
    <w:rsid w:val="00E30CB4"/>
    <w:rsid w:val="00E31830"/>
    <w:rsid w:val="00E31D39"/>
    <w:rsid w:val="00E32533"/>
    <w:rsid w:val="00E33290"/>
    <w:rsid w:val="00E336CA"/>
    <w:rsid w:val="00E34382"/>
    <w:rsid w:val="00E35BD1"/>
    <w:rsid w:val="00E368D4"/>
    <w:rsid w:val="00E36DFD"/>
    <w:rsid w:val="00E40670"/>
    <w:rsid w:val="00E40F82"/>
    <w:rsid w:val="00E41520"/>
    <w:rsid w:val="00E4154E"/>
    <w:rsid w:val="00E425ED"/>
    <w:rsid w:val="00E43A8F"/>
    <w:rsid w:val="00E43FEC"/>
    <w:rsid w:val="00E44DE7"/>
    <w:rsid w:val="00E454F6"/>
    <w:rsid w:val="00E47A0E"/>
    <w:rsid w:val="00E51CD8"/>
    <w:rsid w:val="00E550AE"/>
    <w:rsid w:val="00E55652"/>
    <w:rsid w:val="00E571DC"/>
    <w:rsid w:val="00E5745E"/>
    <w:rsid w:val="00E63B26"/>
    <w:rsid w:val="00E64AAA"/>
    <w:rsid w:val="00E650CA"/>
    <w:rsid w:val="00E66441"/>
    <w:rsid w:val="00E705C7"/>
    <w:rsid w:val="00E713E8"/>
    <w:rsid w:val="00E721CE"/>
    <w:rsid w:val="00E75660"/>
    <w:rsid w:val="00E808CA"/>
    <w:rsid w:val="00E80C0F"/>
    <w:rsid w:val="00E80C73"/>
    <w:rsid w:val="00E844D6"/>
    <w:rsid w:val="00E855D2"/>
    <w:rsid w:val="00E91CFE"/>
    <w:rsid w:val="00E9366A"/>
    <w:rsid w:val="00E94751"/>
    <w:rsid w:val="00E948BA"/>
    <w:rsid w:val="00E95C39"/>
    <w:rsid w:val="00E9746B"/>
    <w:rsid w:val="00E97691"/>
    <w:rsid w:val="00EA05FD"/>
    <w:rsid w:val="00EA1BAD"/>
    <w:rsid w:val="00EA24C5"/>
    <w:rsid w:val="00EA34D7"/>
    <w:rsid w:val="00EA5877"/>
    <w:rsid w:val="00EA58C7"/>
    <w:rsid w:val="00EB0980"/>
    <w:rsid w:val="00EB39F1"/>
    <w:rsid w:val="00EB4C2E"/>
    <w:rsid w:val="00EB547D"/>
    <w:rsid w:val="00EB5571"/>
    <w:rsid w:val="00EB5A30"/>
    <w:rsid w:val="00EB6750"/>
    <w:rsid w:val="00EC12CB"/>
    <w:rsid w:val="00EC165D"/>
    <w:rsid w:val="00EC2DFC"/>
    <w:rsid w:val="00EC664A"/>
    <w:rsid w:val="00EC69A6"/>
    <w:rsid w:val="00ED07E3"/>
    <w:rsid w:val="00ED0FE7"/>
    <w:rsid w:val="00ED18DE"/>
    <w:rsid w:val="00ED34C4"/>
    <w:rsid w:val="00ED3545"/>
    <w:rsid w:val="00ED6C0D"/>
    <w:rsid w:val="00EE0E1B"/>
    <w:rsid w:val="00EE0E6A"/>
    <w:rsid w:val="00EE1728"/>
    <w:rsid w:val="00EE2647"/>
    <w:rsid w:val="00EE3D6A"/>
    <w:rsid w:val="00EE631E"/>
    <w:rsid w:val="00EE6D46"/>
    <w:rsid w:val="00EE7982"/>
    <w:rsid w:val="00EF00C5"/>
    <w:rsid w:val="00EF14C5"/>
    <w:rsid w:val="00EF17F5"/>
    <w:rsid w:val="00EF1DCB"/>
    <w:rsid w:val="00EF2641"/>
    <w:rsid w:val="00EF542B"/>
    <w:rsid w:val="00F02A52"/>
    <w:rsid w:val="00F03762"/>
    <w:rsid w:val="00F041D1"/>
    <w:rsid w:val="00F06BCD"/>
    <w:rsid w:val="00F103A7"/>
    <w:rsid w:val="00F11A2C"/>
    <w:rsid w:val="00F124C8"/>
    <w:rsid w:val="00F125CB"/>
    <w:rsid w:val="00F1269C"/>
    <w:rsid w:val="00F12CE1"/>
    <w:rsid w:val="00F15D6C"/>
    <w:rsid w:val="00F161D1"/>
    <w:rsid w:val="00F1764A"/>
    <w:rsid w:val="00F21A7A"/>
    <w:rsid w:val="00F2299C"/>
    <w:rsid w:val="00F22FD7"/>
    <w:rsid w:val="00F23273"/>
    <w:rsid w:val="00F241E2"/>
    <w:rsid w:val="00F242F8"/>
    <w:rsid w:val="00F2591C"/>
    <w:rsid w:val="00F30671"/>
    <w:rsid w:val="00F3182C"/>
    <w:rsid w:val="00F31919"/>
    <w:rsid w:val="00F323FB"/>
    <w:rsid w:val="00F358B3"/>
    <w:rsid w:val="00F36941"/>
    <w:rsid w:val="00F404C1"/>
    <w:rsid w:val="00F405A9"/>
    <w:rsid w:val="00F40DD4"/>
    <w:rsid w:val="00F41926"/>
    <w:rsid w:val="00F4246E"/>
    <w:rsid w:val="00F43417"/>
    <w:rsid w:val="00F441CA"/>
    <w:rsid w:val="00F4446A"/>
    <w:rsid w:val="00F44E76"/>
    <w:rsid w:val="00F459BC"/>
    <w:rsid w:val="00F46E97"/>
    <w:rsid w:val="00F46F4B"/>
    <w:rsid w:val="00F471BD"/>
    <w:rsid w:val="00F47656"/>
    <w:rsid w:val="00F47849"/>
    <w:rsid w:val="00F5146A"/>
    <w:rsid w:val="00F51BCF"/>
    <w:rsid w:val="00F525E5"/>
    <w:rsid w:val="00F55908"/>
    <w:rsid w:val="00F5684A"/>
    <w:rsid w:val="00F56DC7"/>
    <w:rsid w:val="00F61FF5"/>
    <w:rsid w:val="00F628CA"/>
    <w:rsid w:val="00F62AD7"/>
    <w:rsid w:val="00F62E9D"/>
    <w:rsid w:val="00F63F19"/>
    <w:rsid w:val="00F64686"/>
    <w:rsid w:val="00F65A99"/>
    <w:rsid w:val="00F65B3F"/>
    <w:rsid w:val="00F65C77"/>
    <w:rsid w:val="00F705D8"/>
    <w:rsid w:val="00F70E83"/>
    <w:rsid w:val="00F712A5"/>
    <w:rsid w:val="00F71366"/>
    <w:rsid w:val="00F72515"/>
    <w:rsid w:val="00F74300"/>
    <w:rsid w:val="00F744A9"/>
    <w:rsid w:val="00F747C1"/>
    <w:rsid w:val="00F76260"/>
    <w:rsid w:val="00F76447"/>
    <w:rsid w:val="00F76EB5"/>
    <w:rsid w:val="00F77041"/>
    <w:rsid w:val="00F7739A"/>
    <w:rsid w:val="00F773E1"/>
    <w:rsid w:val="00F81C14"/>
    <w:rsid w:val="00F83123"/>
    <w:rsid w:val="00F835EE"/>
    <w:rsid w:val="00F847EB"/>
    <w:rsid w:val="00F85D75"/>
    <w:rsid w:val="00F85E2E"/>
    <w:rsid w:val="00F8655B"/>
    <w:rsid w:val="00F86DE1"/>
    <w:rsid w:val="00F90CFD"/>
    <w:rsid w:val="00F914C4"/>
    <w:rsid w:val="00F96A0C"/>
    <w:rsid w:val="00F97791"/>
    <w:rsid w:val="00F97D06"/>
    <w:rsid w:val="00FA052A"/>
    <w:rsid w:val="00FA1803"/>
    <w:rsid w:val="00FA2009"/>
    <w:rsid w:val="00FA28EF"/>
    <w:rsid w:val="00FA36F1"/>
    <w:rsid w:val="00FA4D77"/>
    <w:rsid w:val="00FA7574"/>
    <w:rsid w:val="00FB0221"/>
    <w:rsid w:val="00FB0B5D"/>
    <w:rsid w:val="00FB2324"/>
    <w:rsid w:val="00FB27CA"/>
    <w:rsid w:val="00FB2864"/>
    <w:rsid w:val="00FB6074"/>
    <w:rsid w:val="00FB7197"/>
    <w:rsid w:val="00FB72DA"/>
    <w:rsid w:val="00FB758B"/>
    <w:rsid w:val="00FC1380"/>
    <w:rsid w:val="00FC1C3F"/>
    <w:rsid w:val="00FC3234"/>
    <w:rsid w:val="00FC4D93"/>
    <w:rsid w:val="00FC5799"/>
    <w:rsid w:val="00FC70B7"/>
    <w:rsid w:val="00FD0B8C"/>
    <w:rsid w:val="00FD19A3"/>
    <w:rsid w:val="00FD2FFA"/>
    <w:rsid w:val="00FD53D1"/>
    <w:rsid w:val="00FD62DF"/>
    <w:rsid w:val="00FD7075"/>
    <w:rsid w:val="00FE4866"/>
    <w:rsid w:val="00FE4FCD"/>
    <w:rsid w:val="00FE63E6"/>
    <w:rsid w:val="00FF1188"/>
    <w:rsid w:val="00FF2CDB"/>
    <w:rsid w:val="00FF321E"/>
    <w:rsid w:val="00FF3392"/>
    <w:rsid w:val="00FF522E"/>
    <w:rsid w:val="00FF5C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27240BC"/>
  <w15:docId w15:val="{8AB4128A-3E25-43D2-AF6A-26CAE2A0B9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F46F4B"/>
    <w:rPr>
      <w:rFonts w:asciiTheme="minorHAnsi" w:eastAsiaTheme="minorEastAsia" w:hAnsiTheme="minorHAnsi" w:cstheme="minorBidi"/>
      <w:kern w:val="2"/>
      <w:szCs w:val="22"/>
      <w:lang w:eastAsia="ko-KR"/>
    </w:rPr>
  </w:style>
  <w:style w:type="paragraph" w:styleId="10">
    <w:name w:val="heading 1"/>
    <w:basedOn w:val="a1"/>
    <w:next w:val="a1"/>
    <w:link w:val="11"/>
    <w:uiPriority w:val="1"/>
    <w:qFormat/>
    <w:rsid w:val="005F4493"/>
    <w:pPr>
      <w:keepNext/>
      <w:keepLines/>
      <w:spacing w:before="480"/>
      <w:outlineLvl w:val="0"/>
    </w:pPr>
    <w:rPr>
      <w:rFonts w:asciiTheme="majorHAnsi" w:eastAsiaTheme="majorEastAsia" w:hAnsiTheme="majorHAnsi" w:cstheme="majorBidi"/>
      <w:b/>
      <w:bCs/>
      <w:color w:val="345A8A" w:themeColor="accent1" w:themeShade="B5"/>
      <w:kern w:val="0"/>
      <w:sz w:val="32"/>
      <w:szCs w:val="32"/>
      <w:lang w:eastAsia="en-US"/>
    </w:rPr>
  </w:style>
  <w:style w:type="paragraph" w:styleId="2">
    <w:name w:val="heading 2"/>
    <w:basedOn w:val="a1"/>
    <w:next w:val="a1"/>
    <w:link w:val="20"/>
    <w:uiPriority w:val="9"/>
    <w:unhideWhenUsed/>
    <w:qFormat/>
    <w:rsid w:val="005F4493"/>
    <w:pPr>
      <w:keepNext/>
      <w:keepLines/>
      <w:spacing w:before="200"/>
      <w:outlineLvl w:val="1"/>
    </w:pPr>
    <w:rPr>
      <w:rFonts w:asciiTheme="majorHAnsi" w:eastAsiaTheme="majorEastAsia" w:hAnsiTheme="majorHAnsi" w:cstheme="majorBidi"/>
      <w:b/>
      <w:bCs/>
      <w:color w:val="4F81BD" w:themeColor="accent1"/>
      <w:kern w:val="0"/>
      <w:sz w:val="26"/>
      <w:szCs w:val="26"/>
      <w:lang w:eastAsia="en-US"/>
    </w:rPr>
  </w:style>
  <w:style w:type="paragraph" w:styleId="3">
    <w:name w:val="heading 3"/>
    <w:basedOn w:val="a1"/>
    <w:next w:val="a1"/>
    <w:link w:val="30"/>
    <w:autoRedefine/>
    <w:uiPriority w:val="9"/>
    <w:unhideWhenUsed/>
    <w:qFormat/>
    <w:rsid w:val="0020760F"/>
    <w:pPr>
      <w:keepNext/>
      <w:keepLines/>
      <w:spacing w:before="240" w:after="120" w:line="276" w:lineRule="auto"/>
      <w:outlineLvl w:val="2"/>
    </w:pPr>
    <w:rPr>
      <w:rFonts w:ascii="Arial" w:eastAsiaTheme="majorEastAsia" w:hAnsi="Arial" w:cs="Arial"/>
      <w:b/>
      <w:bCs/>
      <w:kern w:val="0"/>
      <w:sz w:val="24"/>
      <w:szCs w:val="24"/>
      <w:lang w:val="en-GB" w:eastAsia="en-US"/>
    </w:rPr>
  </w:style>
  <w:style w:type="paragraph" w:styleId="4">
    <w:name w:val="heading 4"/>
    <w:basedOn w:val="a1"/>
    <w:next w:val="a1"/>
    <w:link w:val="40"/>
    <w:autoRedefine/>
    <w:uiPriority w:val="9"/>
    <w:unhideWhenUsed/>
    <w:qFormat/>
    <w:rsid w:val="0020760F"/>
    <w:pPr>
      <w:keepNext/>
      <w:keepLines/>
      <w:spacing w:before="240" w:after="120" w:line="276" w:lineRule="auto"/>
      <w:outlineLvl w:val="3"/>
    </w:pPr>
    <w:rPr>
      <w:rFonts w:ascii="Arial" w:eastAsiaTheme="majorEastAsia" w:hAnsi="Arial" w:cs="Arial"/>
      <w:b/>
      <w:bCs/>
      <w:iCs/>
      <w:kern w:val="0"/>
      <w:sz w:val="24"/>
      <w:szCs w:val="24"/>
      <w:lang w:val="en-GB" w:eastAsia="en-US"/>
    </w:rPr>
  </w:style>
  <w:style w:type="paragraph" w:styleId="5">
    <w:name w:val="heading 5"/>
    <w:basedOn w:val="a1"/>
    <w:next w:val="a1"/>
    <w:link w:val="50"/>
    <w:autoRedefine/>
    <w:uiPriority w:val="9"/>
    <w:unhideWhenUsed/>
    <w:qFormat/>
    <w:rsid w:val="0020760F"/>
    <w:pPr>
      <w:keepNext/>
      <w:keepLines/>
      <w:spacing w:before="240" w:after="120" w:line="276" w:lineRule="auto"/>
      <w:outlineLvl w:val="4"/>
    </w:pPr>
    <w:rPr>
      <w:rFonts w:ascii="Arial" w:eastAsiaTheme="majorEastAsia" w:hAnsi="Arial" w:cs="Arial"/>
      <w:b/>
      <w:kern w:val="0"/>
      <w:sz w:val="24"/>
      <w:szCs w:val="24"/>
      <w:lang w:val="en-GB" w:eastAsia="en-US"/>
    </w:rPr>
  </w:style>
  <w:style w:type="paragraph" w:styleId="6">
    <w:name w:val="heading 6"/>
    <w:basedOn w:val="a1"/>
    <w:next w:val="a1"/>
    <w:link w:val="60"/>
    <w:uiPriority w:val="9"/>
    <w:unhideWhenUsed/>
    <w:qFormat/>
    <w:rsid w:val="0020760F"/>
    <w:pPr>
      <w:keepNext/>
      <w:keepLines/>
      <w:spacing w:before="240" w:after="120" w:line="276" w:lineRule="auto"/>
      <w:outlineLvl w:val="5"/>
    </w:pPr>
    <w:rPr>
      <w:rFonts w:ascii="Arial" w:eastAsiaTheme="majorEastAsia" w:hAnsi="Arial" w:cs="Arial"/>
      <w:b/>
      <w:iCs/>
      <w:kern w:val="0"/>
      <w:sz w:val="24"/>
      <w:szCs w:val="24"/>
      <w:lang w:val="en-GB" w:eastAsia="en-US"/>
    </w:rPr>
  </w:style>
  <w:style w:type="paragraph" w:styleId="7">
    <w:name w:val="heading 7"/>
    <w:basedOn w:val="a1"/>
    <w:next w:val="a1"/>
    <w:link w:val="70"/>
    <w:uiPriority w:val="9"/>
    <w:unhideWhenUsed/>
    <w:qFormat/>
    <w:rsid w:val="0020760F"/>
    <w:pPr>
      <w:keepNext/>
      <w:keepLines/>
      <w:spacing w:before="240" w:after="120" w:line="276" w:lineRule="auto"/>
      <w:outlineLvl w:val="6"/>
    </w:pPr>
    <w:rPr>
      <w:rFonts w:ascii="Arial" w:eastAsiaTheme="majorEastAsia" w:hAnsi="Arial" w:cstheme="majorBidi"/>
      <w:b/>
      <w:i/>
      <w:iCs/>
      <w:kern w:val="0"/>
      <w:sz w:val="24"/>
      <w:szCs w:val="24"/>
      <w:lang w:val="en-GB" w:eastAsia="en-US"/>
    </w:rPr>
  </w:style>
  <w:style w:type="paragraph" w:styleId="8">
    <w:name w:val="heading 8"/>
    <w:basedOn w:val="a1"/>
    <w:next w:val="a1"/>
    <w:link w:val="80"/>
    <w:uiPriority w:val="9"/>
    <w:unhideWhenUsed/>
    <w:qFormat/>
    <w:rsid w:val="0020760F"/>
    <w:pPr>
      <w:keepNext/>
      <w:keepLines/>
      <w:spacing w:before="240" w:after="120" w:line="276" w:lineRule="auto"/>
      <w:outlineLvl w:val="7"/>
    </w:pPr>
    <w:rPr>
      <w:rFonts w:ascii="Arial" w:eastAsiaTheme="majorEastAsia" w:hAnsi="Arial" w:cstheme="majorBidi"/>
      <w:kern w:val="0"/>
      <w:sz w:val="24"/>
      <w:szCs w:val="20"/>
      <w:lang w:val="en-GB" w:eastAsia="en-US"/>
    </w:rPr>
  </w:style>
  <w:style w:type="paragraph" w:styleId="9">
    <w:name w:val="heading 9"/>
    <w:basedOn w:val="a1"/>
    <w:next w:val="a1"/>
    <w:link w:val="90"/>
    <w:uiPriority w:val="9"/>
    <w:unhideWhenUsed/>
    <w:qFormat/>
    <w:rsid w:val="0020760F"/>
    <w:pPr>
      <w:keepNext/>
      <w:keepLines/>
      <w:spacing w:before="240" w:after="120" w:line="276" w:lineRule="auto"/>
      <w:outlineLvl w:val="8"/>
    </w:pPr>
    <w:rPr>
      <w:rFonts w:ascii="Arial" w:eastAsiaTheme="majorEastAsia" w:hAnsi="Arial" w:cstheme="majorBidi"/>
      <w:i/>
      <w:iCs/>
      <w:kern w:val="0"/>
      <w:sz w:val="24"/>
      <w:szCs w:val="20"/>
      <w:lang w:val="en-GB" w:eastAsia="en-U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2E6CD6"/>
    <w:pPr>
      <w:pBdr>
        <w:bottom w:val="single" w:sz="6" w:space="1" w:color="auto"/>
      </w:pBdr>
      <w:tabs>
        <w:tab w:val="center" w:pos="4153"/>
        <w:tab w:val="right" w:pos="8306"/>
      </w:tabs>
      <w:snapToGrid w:val="0"/>
      <w:jc w:val="center"/>
    </w:pPr>
    <w:rPr>
      <w:sz w:val="18"/>
      <w:szCs w:val="18"/>
    </w:rPr>
  </w:style>
  <w:style w:type="character" w:customStyle="1" w:styleId="a6">
    <w:name w:val="页眉 字符"/>
    <w:link w:val="a5"/>
    <w:uiPriority w:val="99"/>
    <w:rsid w:val="002E6CD6"/>
    <w:rPr>
      <w:sz w:val="18"/>
      <w:szCs w:val="18"/>
    </w:rPr>
  </w:style>
  <w:style w:type="paragraph" w:styleId="a7">
    <w:name w:val="footer"/>
    <w:basedOn w:val="a1"/>
    <w:link w:val="a8"/>
    <w:uiPriority w:val="99"/>
    <w:unhideWhenUsed/>
    <w:rsid w:val="002E6CD6"/>
    <w:pPr>
      <w:tabs>
        <w:tab w:val="center" w:pos="4153"/>
        <w:tab w:val="right" w:pos="8306"/>
      </w:tabs>
      <w:snapToGrid w:val="0"/>
    </w:pPr>
    <w:rPr>
      <w:sz w:val="18"/>
      <w:szCs w:val="18"/>
    </w:rPr>
  </w:style>
  <w:style w:type="character" w:customStyle="1" w:styleId="a8">
    <w:name w:val="页脚 字符"/>
    <w:link w:val="a7"/>
    <w:uiPriority w:val="99"/>
    <w:rsid w:val="002E6CD6"/>
    <w:rPr>
      <w:sz w:val="18"/>
      <w:szCs w:val="18"/>
    </w:rPr>
  </w:style>
  <w:style w:type="paragraph" w:styleId="a9">
    <w:name w:val="Balloon Text"/>
    <w:basedOn w:val="a1"/>
    <w:link w:val="aa"/>
    <w:uiPriority w:val="99"/>
    <w:semiHidden/>
    <w:unhideWhenUsed/>
    <w:rsid w:val="002E6CD6"/>
    <w:rPr>
      <w:sz w:val="18"/>
      <w:szCs w:val="18"/>
    </w:rPr>
  </w:style>
  <w:style w:type="character" w:customStyle="1" w:styleId="aa">
    <w:name w:val="批注框文本 字符"/>
    <w:link w:val="a9"/>
    <w:uiPriority w:val="99"/>
    <w:semiHidden/>
    <w:rsid w:val="002E6CD6"/>
    <w:rPr>
      <w:sz w:val="18"/>
      <w:szCs w:val="18"/>
    </w:rPr>
  </w:style>
  <w:style w:type="character" w:styleId="ab">
    <w:name w:val="Hyperlink"/>
    <w:uiPriority w:val="99"/>
    <w:unhideWhenUsed/>
    <w:rsid w:val="002E6CD6"/>
    <w:rPr>
      <w:color w:val="0000FF"/>
      <w:u w:val="single"/>
    </w:rPr>
  </w:style>
  <w:style w:type="character" w:styleId="ac">
    <w:name w:val="FollowedHyperlink"/>
    <w:uiPriority w:val="99"/>
    <w:semiHidden/>
    <w:unhideWhenUsed/>
    <w:rsid w:val="00A63246"/>
    <w:rPr>
      <w:color w:val="800080"/>
      <w:u w:val="single"/>
    </w:rPr>
  </w:style>
  <w:style w:type="paragraph" w:styleId="ad">
    <w:name w:val="List Paragraph"/>
    <w:basedOn w:val="a1"/>
    <w:link w:val="ae"/>
    <w:uiPriority w:val="99"/>
    <w:qFormat/>
    <w:rsid w:val="00B80934"/>
    <w:pPr>
      <w:ind w:firstLineChars="200" w:firstLine="420"/>
    </w:pPr>
    <w:rPr>
      <w:sz w:val="24"/>
      <w:szCs w:val="24"/>
    </w:rPr>
  </w:style>
  <w:style w:type="table" w:styleId="af">
    <w:name w:val="Light Shading"/>
    <w:basedOn w:val="a3"/>
    <w:uiPriority w:val="60"/>
    <w:rsid w:val="00B80934"/>
    <w:rPr>
      <w:color w:val="000000"/>
      <w:sz w:val="22"/>
      <w:szCs w:val="22"/>
      <w:lang w:val="en-AU" w:eastAsia="en-US"/>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st">
    <w:name w:val="st"/>
    <w:rsid w:val="00B80934"/>
  </w:style>
  <w:style w:type="character" w:customStyle="1" w:styleId="value">
    <w:name w:val="value"/>
    <w:basedOn w:val="a2"/>
    <w:rsid w:val="00C6653B"/>
  </w:style>
  <w:style w:type="character" w:styleId="af0">
    <w:name w:val="line number"/>
    <w:basedOn w:val="a2"/>
    <w:uiPriority w:val="99"/>
    <w:semiHidden/>
    <w:unhideWhenUsed/>
    <w:rsid w:val="00F46F4B"/>
  </w:style>
  <w:style w:type="numbering" w:customStyle="1" w:styleId="List0">
    <w:name w:val="List 0"/>
    <w:basedOn w:val="a4"/>
    <w:rsid w:val="008E06A6"/>
    <w:pPr>
      <w:numPr>
        <w:numId w:val="1"/>
      </w:numPr>
    </w:pPr>
  </w:style>
  <w:style w:type="paragraph" w:customStyle="1" w:styleId="12">
    <w:name w:val="列出段落1"/>
    <w:basedOn w:val="a1"/>
    <w:uiPriority w:val="99"/>
    <w:qFormat/>
    <w:rsid w:val="000442BF"/>
    <w:pPr>
      <w:ind w:left="720"/>
      <w:contextualSpacing/>
    </w:pPr>
    <w:rPr>
      <w:rFonts w:ascii="Geneva" w:eastAsia="宋体" w:hAnsi="Geneva" w:cs="Times New Roman"/>
      <w:kern w:val="0"/>
      <w:sz w:val="24"/>
      <w:szCs w:val="24"/>
      <w:lang w:eastAsia="en-US"/>
    </w:rPr>
  </w:style>
  <w:style w:type="character" w:customStyle="1" w:styleId="apple-converted-space">
    <w:name w:val="apple-converted-space"/>
    <w:basedOn w:val="a2"/>
    <w:qFormat/>
    <w:rsid w:val="00C57865"/>
  </w:style>
  <w:style w:type="character" w:customStyle="1" w:styleId="11">
    <w:name w:val="标题 1 字符"/>
    <w:basedOn w:val="a2"/>
    <w:link w:val="10"/>
    <w:uiPriority w:val="9"/>
    <w:rsid w:val="005F4493"/>
    <w:rPr>
      <w:rFonts w:asciiTheme="majorHAnsi" w:eastAsiaTheme="majorEastAsia" w:hAnsiTheme="majorHAnsi" w:cstheme="majorBidi"/>
      <w:b/>
      <w:bCs/>
      <w:color w:val="345A8A" w:themeColor="accent1" w:themeShade="B5"/>
      <w:sz w:val="32"/>
      <w:szCs w:val="32"/>
      <w:lang w:eastAsia="en-US"/>
    </w:rPr>
  </w:style>
  <w:style w:type="character" w:customStyle="1" w:styleId="20">
    <w:name w:val="标题 2 字符"/>
    <w:basedOn w:val="a2"/>
    <w:link w:val="2"/>
    <w:uiPriority w:val="9"/>
    <w:rsid w:val="005F4493"/>
    <w:rPr>
      <w:rFonts w:asciiTheme="majorHAnsi" w:eastAsiaTheme="majorEastAsia" w:hAnsiTheme="majorHAnsi" w:cstheme="majorBidi"/>
      <w:b/>
      <w:bCs/>
      <w:color w:val="4F81BD" w:themeColor="accent1"/>
      <w:sz w:val="26"/>
      <w:szCs w:val="26"/>
      <w:lang w:eastAsia="en-US"/>
    </w:rPr>
  </w:style>
  <w:style w:type="paragraph" w:styleId="af1">
    <w:name w:val="Normal (Web)"/>
    <w:basedOn w:val="a1"/>
    <w:uiPriority w:val="99"/>
    <w:unhideWhenUsed/>
    <w:rsid w:val="000D3EBA"/>
    <w:pPr>
      <w:spacing w:before="100" w:beforeAutospacing="1" w:after="100" w:afterAutospacing="1"/>
    </w:pPr>
    <w:rPr>
      <w:rFonts w:ascii="Times New Roman" w:eastAsia="Times New Roman" w:hAnsi="Times New Roman" w:cs="Times New Roman"/>
      <w:kern w:val="0"/>
      <w:sz w:val="24"/>
      <w:szCs w:val="24"/>
      <w:lang w:val="en-GB" w:eastAsia="en-GB"/>
    </w:rPr>
  </w:style>
  <w:style w:type="character" w:customStyle="1" w:styleId="ae">
    <w:name w:val="列表段落 字符"/>
    <w:basedOn w:val="a2"/>
    <w:link w:val="ad"/>
    <w:uiPriority w:val="34"/>
    <w:qFormat/>
    <w:rsid w:val="000D3EBA"/>
    <w:rPr>
      <w:rFonts w:asciiTheme="minorHAnsi" w:eastAsiaTheme="minorEastAsia" w:hAnsiTheme="minorHAnsi" w:cstheme="minorBidi"/>
      <w:kern w:val="2"/>
      <w:sz w:val="24"/>
      <w:szCs w:val="24"/>
      <w:lang w:eastAsia="ko-KR"/>
    </w:rPr>
  </w:style>
  <w:style w:type="paragraph" w:customStyle="1" w:styleId="EndNoteBibliography">
    <w:name w:val="EndNote Bibliography"/>
    <w:basedOn w:val="a1"/>
    <w:link w:val="EndNoteBibliographyChar"/>
    <w:rsid w:val="000D3EBA"/>
    <w:pPr>
      <w:spacing w:after="160"/>
    </w:pPr>
    <w:rPr>
      <w:noProof/>
      <w:sz w:val="22"/>
      <w:lang w:eastAsia="en-US"/>
    </w:rPr>
  </w:style>
  <w:style w:type="character" w:customStyle="1" w:styleId="EndNoteBibliographyChar">
    <w:name w:val="EndNote Bibliography Char"/>
    <w:basedOn w:val="ae"/>
    <w:link w:val="EndNoteBibliography"/>
    <w:rsid w:val="000D3EBA"/>
    <w:rPr>
      <w:rFonts w:asciiTheme="minorHAnsi" w:eastAsiaTheme="minorEastAsia" w:hAnsiTheme="minorHAnsi" w:cstheme="minorBidi"/>
      <w:noProof/>
      <w:kern w:val="2"/>
      <w:sz w:val="22"/>
      <w:szCs w:val="22"/>
      <w:lang w:eastAsia="en-US"/>
    </w:rPr>
  </w:style>
  <w:style w:type="character" w:styleId="af2">
    <w:name w:val="Strong"/>
    <w:basedOn w:val="a2"/>
    <w:uiPriority w:val="99"/>
    <w:qFormat/>
    <w:rsid w:val="00EC69A6"/>
    <w:rPr>
      <w:b/>
      <w:bCs/>
    </w:rPr>
  </w:style>
  <w:style w:type="paragraph" w:customStyle="1" w:styleId="ColorfulList-Accent11">
    <w:name w:val="Colorful List - Accent 11"/>
    <w:basedOn w:val="a1"/>
    <w:qFormat/>
    <w:rsid w:val="006D2BC2"/>
    <w:pPr>
      <w:ind w:left="720"/>
    </w:pPr>
    <w:rPr>
      <w:rFonts w:ascii="Cambria" w:eastAsia="Cambria" w:hAnsi="Cambria" w:cs="Times New Roman"/>
      <w:noProof/>
      <w:kern w:val="0"/>
      <w:sz w:val="24"/>
      <w:szCs w:val="20"/>
      <w:lang w:eastAsia="en-US"/>
    </w:rPr>
  </w:style>
  <w:style w:type="character" w:styleId="af3">
    <w:name w:val="annotation reference"/>
    <w:basedOn w:val="a2"/>
    <w:uiPriority w:val="99"/>
    <w:semiHidden/>
    <w:unhideWhenUsed/>
    <w:rsid w:val="00FB0221"/>
    <w:rPr>
      <w:sz w:val="18"/>
      <w:szCs w:val="18"/>
    </w:rPr>
  </w:style>
  <w:style w:type="paragraph" w:styleId="af4">
    <w:name w:val="annotation text"/>
    <w:basedOn w:val="a1"/>
    <w:link w:val="af5"/>
    <w:uiPriority w:val="99"/>
    <w:semiHidden/>
    <w:unhideWhenUsed/>
    <w:rsid w:val="00FB0221"/>
    <w:rPr>
      <w:sz w:val="24"/>
      <w:szCs w:val="24"/>
    </w:rPr>
  </w:style>
  <w:style w:type="character" w:customStyle="1" w:styleId="af5">
    <w:name w:val="批注文字 字符"/>
    <w:basedOn w:val="a2"/>
    <w:link w:val="af4"/>
    <w:uiPriority w:val="99"/>
    <w:semiHidden/>
    <w:rsid w:val="00FB0221"/>
    <w:rPr>
      <w:rFonts w:asciiTheme="minorHAnsi" w:eastAsiaTheme="minorEastAsia" w:hAnsiTheme="minorHAnsi" w:cstheme="minorBidi"/>
      <w:kern w:val="2"/>
      <w:sz w:val="24"/>
      <w:szCs w:val="24"/>
      <w:lang w:eastAsia="ko-KR"/>
    </w:rPr>
  </w:style>
  <w:style w:type="paragraph" w:styleId="af6">
    <w:name w:val="annotation subject"/>
    <w:basedOn w:val="af4"/>
    <w:next w:val="af4"/>
    <w:link w:val="af7"/>
    <w:uiPriority w:val="99"/>
    <w:semiHidden/>
    <w:unhideWhenUsed/>
    <w:rsid w:val="00FB0221"/>
    <w:rPr>
      <w:b/>
      <w:bCs/>
      <w:sz w:val="20"/>
      <w:szCs w:val="20"/>
    </w:rPr>
  </w:style>
  <w:style w:type="character" w:customStyle="1" w:styleId="af7">
    <w:name w:val="批注主题 字符"/>
    <w:basedOn w:val="af5"/>
    <w:link w:val="af6"/>
    <w:uiPriority w:val="99"/>
    <w:semiHidden/>
    <w:rsid w:val="00FB0221"/>
    <w:rPr>
      <w:rFonts w:asciiTheme="minorHAnsi" w:eastAsiaTheme="minorEastAsia" w:hAnsiTheme="minorHAnsi" w:cstheme="minorBidi"/>
      <w:b/>
      <w:bCs/>
      <w:kern w:val="2"/>
      <w:sz w:val="24"/>
      <w:szCs w:val="24"/>
      <w:lang w:eastAsia="ko-KR"/>
    </w:rPr>
  </w:style>
  <w:style w:type="character" w:customStyle="1" w:styleId="30">
    <w:name w:val="标题 3 字符"/>
    <w:basedOn w:val="a2"/>
    <w:link w:val="3"/>
    <w:uiPriority w:val="9"/>
    <w:rsid w:val="0020760F"/>
    <w:rPr>
      <w:rFonts w:ascii="Arial" w:eastAsiaTheme="majorEastAsia" w:hAnsi="Arial" w:cs="Arial"/>
      <w:b/>
      <w:bCs/>
      <w:sz w:val="24"/>
      <w:szCs w:val="24"/>
      <w:lang w:val="en-GB" w:eastAsia="en-US"/>
    </w:rPr>
  </w:style>
  <w:style w:type="character" w:customStyle="1" w:styleId="40">
    <w:name w:val="标题 4 字符"/>
    <w:basedOn w:val="a2"/>
    <w:link w:val="4"/>
    <w:uiPriority w:val="9"/>
    <w:rsid w:val="0020760F"/>
    <w:rPr>
      <w:rFonts w:ascii="Arial" w:eastAsiaTheme="majorEastAsia" w:hAnsi="Arial" w:cs="Arial"/>
      <w:b/>
      <w:bCs/>
      <w:iCs/>
      <w:sz w:val="24"/>
      <w:szCs w:val="24"/>
      <w:lang w:val="en-GB" w:eastAsia="en-US"/>
    </w:rPr>
  </w:style>
  <w:style w:type="character" w:customStyle="1" w:styleId="50">
    <w:name w:val="标题 5 字符"/>
    <w:basedOn w:val="a2"/>
    <w:link w:val="5"/>
    <w:uiPriority w:val="9"/>
    <w:rsid w:val="0020760F"/>
    <w:rPr>
      <w:rFonts w:ascii="Arial" w:eastAsiaTheme="majorEastAsia" w:hAnsi="Arial" w:cs="Arial"/>
      <w:b/>
      <w:sz w:val="24"/>
      <w:szCs w:val="24"/>
      <w:lang w:val="en-GB" w:eastAsia="en-US"/>
    </w:rPr>
  </w:style>
  <w:style w:type="character" w:customStyle="1" w:styleId="60">
    <w:name w:val="标题 6 字符"/>
    <w:basedOn w:val="a2"/>
    <w:link w:val="6"/>
    <w:uiPriority w:val="9"/>
    <w:rsid w:val="0020760F"/>
    <w:rPr>
      <w:rFonts w:ascii="Arial" w:eastAsiaTheme="majorEastAsia" w:hAnsi="Arial" w:cs="Arial"/>
      <w:b/>
      <w:iCs/>
      <w:sz w:val="24"/>
      <w:szCs w:val="24"/>
      <w:lang w:val="en-GB" w:eastAsia="en-US"/>
    </w:rPr>
  </w:style>
  <w:style w:type="character" w:customStyle="1" w:styleId="70">
    <w:name w:val="标题 7 字符"/>
    <w:basedOn w:val="a2"/>
    <w:link w:val="7"/>
    <w:uiPriority w:val="9"/>
    <w:rsid w:val="0020760F"/>
    <w:rPr>
      <w:rFonts w:ascii="Arial" w:eastAsiaTheme="majorEastAsia" w:hAnsi="Arial" w:cstheme="majorBidi"/>
      <w:b/>
      <w:i/>
      <w:iCs/>
      <w:sz w:val="24"/>
      <w:szCs w:val="24"/>
      <w:lang w:val="en-GB" w:eastAsia="en-US"/>
    </w:rPr>
  </w:style>
  <w:style w:type="character" w:customStyle="1" w:styleId="80">
    <w:name w:val="标题 8 字符"/>
    <w:basedOn w:val="a2"/>
    <w:link w:val="8"/>
    <w:uiPriority w:val="9"/>
    <w:rsid w:val="0020760F"/>
    <w:rPr>
      <w:rFonts w:ascii="Arial" w:eastAsiaTheme="majorEastAsia" w:hAnsi="Arial" w:cstheme="majorBidi"/>
      <w:sz w:val="24"/>
      <w:lang w:val="en-GB" w:eastAsia="en-US"/>
    </w:rPr>
  </w:style>
  <w:style w:type="character" w:customStyle="1" w:styleId="90">
    <w:name w:val="标题 9 字符"/>
    <w:basedOn w:val="a2"/>
    <w:link w:val="9"/>
    <w:uiPriority w:val="9"/>
    <w:rsid w:val="0020760F"/>
    <w:rPr>
      <w:rFonts w:ascii="Arial" w:eastAsiaTheme="majorEastAsia" w:hAnsi="Arial" w:cstheme="majorBidi"/>
      <w:i/>
      <w:iCs/>
      <w:sz w:val="24"/>
      <w:lang w:val="en-GB" w:eastAsia="en-US"/>
    </w:rPr>
  </w:style>
  <w:style w:type="paragraph" w:customStyle="1" w:styleId="Subheading">
    <w:name w:val="Subheading"/>
    <w:basedOn w:val="a1"/>
    <w:next w:val="a1"/>
    <w:link w:val="SubheadingChar"/>
    <w:rsid w:val="0020760F"/>
    <w:pPr>
      <w:keepNext/>
      <w:spacing w:before="120" w:line="276" w:lineRule="auto"/>
    </w:pPr>
    <w:rPr>
      <w:rFonts w:ascii="Arial" w:hAnsi="Arial" w:cs="Arial"/>
      <w:b/>
      <w:kern w:val="0"/>
      <w:sz w:val="24"/>
      <w:szCs w:val="24"/>
      <w:lang w:val="en-GB" w:eastAsia="en-US"/>
    </w:rPr>
  </w:style>
  <w:style w:type="character" w:customStyle="1" w:styleId="SubheadingChar">
    <w:name w:val="Subheading Char"/>
    <w:basedOn w:val="a2"/>
    <w:link w:val="Subheading"/>
    <w:rsid w:val="0020760F"/>
    <w:rPr>
      <w:rFonts w:ascii="Arial" w:eastAsiaTheme="minorEastAsia" w:hAnsi="Arial" w:cs="Arial"/>
      <w:b/>
      <w:sz w:val="24"/>
      <w:szCs w:val="24"/>
      <w:lang w:val="en-GB" w:eastAsia="en-US"/>
    </w:rPr>
  </w:style>
  <w:style w:type="paragraph" w:styleId="af8">
    <w:name w:val="caption"/>
    <w:basedOn w:val="a1"/>
    <w:next w:val="a1"/>
    <w:uiPriority w:val="35"/>
    <w:unhideWhenUsed/>
    <w:qFormat/>
    <w:rsid w:val="0020760F"/>
    <w:pPr>
      <w:spacing w:before="120"/>
    </w:pPr>
    <w:rPr>
      <w:rFonts w:ascii="Arial" w:hAnsi="Arial" w:cs="Arial"/>
      <w:b/>
      <w:bCs/>
      <w:kern w:val="0"/>
      <w:sz w:val="24"/>
      <w:szCs w:val="18"/>
      <w:lang w:val="en-GB" w:eastAsia="en-US"/>
    </w:rPr>
  </w:style>
  <w:style w:type="paragraph" w:styleId="af9">
    <w:name w:val="Title"/>
    <w:basedOn w:val="a1"/>
    <w:next w:val="a1"/>
    <w:link w:val="afa"/>
    <w:autoRedefine/>
    <w:uiPriority w:val="10"/>
    <w:qFormat/>
    <w:rsid w:val="0020760F"/>
    <w:pPr>
      <w:keepNext/>
      <w:pBdr>
        <w:bottom w:val="single" w:sz="8" w:space="4" w:color="auto"/>
      </w:pBdr>
      <w:spacing w:before="240" w:after="120"/>
      <w:contextualSpacing/>
      <w:outlineLvl w:val="0"/>
    </w:pPr>
    <w:rPr>
      <w:rFonts w:ascii="Arial" w:eastAsiaTheme="majorEastAsia" w:hAnsi="Arial" w:cs="Arial"/>
      <w:b/>
      <w:spacing w:val="5"/>
      <w:kern w:val="0"/>
      <w:sz w:val="36"/>
      <w:szCs w:val="52"/>
      <w:lang w:val="en-GB" w:eastAsia="en-US"/>
    </w:rPr>
  </w:style>
  <w:style w:type="character" w:customStyle="1" w:styleId="afa">
    <w:name w:val="标题 字符"/>
    <w:basedOn w:val="a2"/>
    <w:link w:val="af9"/>
    <w:uiPriority w:val="10"/>
    <w:rsid w:val="0020760F"/>
    <w:rPr>
      <w:rFonts w:ascii="Arial" w:eastAsiaTheme="majorEastAsia" w:hAnsi="Arial" w:cs="Arial"/>
      <w:b/>
      <w:spacing w:val="5"/>
      <w:sz w:val="36"/>
      <w:szCs w:val="52"/>
      <w:lang w:val="en-GB" w:eastAsia="en-US"/>
    </w:rPr>
  </w:style>
  <w:style w:type="paragraph" w:styleId="afb">
    <w:name w:val="Subtitle"/>
    <w:basedOn w:val="a1"/>
    <w:next w:val="a1"/>
    <w:link w:val="afc"/>
    <w:autoRedefine/>
    <w:uiPriority w:val="11"/>
    <w:qFormat/>
    <w:rsid w:val="0020760F"/>
    <w:pPr>
      <w:keepNext/>
      <w:numPr>
        <w:ilvl w:val="1"/>
      </w:numPr>
      <w:spacing w:before="120" w:line="276" w:lineRule="auto"/>
    </w:pPr>
    <w:rPr>
      <w:rFonts w:ascii="Arial" w:eastAsiaTheme="majorEastAsia" w:hAnsi="Arial" w:cs="Arial"/>
      <w:iCs/>
      <w:spacing w:val="15"/>
      <w:kern w:val="0"/>
      <w:sz w:val="28"/>
      <w:szCs w:val="24"/>
      <w:lang w:val="en-GB" w:eastAsia="en-US"/>
    </w:rPr>
  </w:style>
  <w:style w:type="character" w:customStyle="1" w:styleId="afc">
    <w:name w:val="副标题 字符"/>
    <w:basedOn w:val="a2"/>
    <w:link w:val="afb"/>
    <w:uiPriority w:val="11"/>
    <w:rsid w:val="0020760F"/>
    <w:rPr>
      <w:rFonts w:ascii="Arial" w:eastAsiaTheme="majorEastAsia" w:hAnsi="Arial" w:cs="Arial"/>
      <w:iCs/>
      <w:spacing w:val="15"/>
      <w:sz w:val="28"/>
      <w:szCs w:val="24"/>
      <w:lang w:val="en-GB" w:eastAsia="en-US"/>
    </w:rPr>
  </w:style>
  <w:style w:type="paragraph" w:styleId="afd">
    <w:name w:val="Quote"/>
    <w:basedOn w:val="a1"/>
    <w:next w:val="a1"/>
    <w:link w:val="afe"/>
    <w:uiPriority w:val="29"/>
    <w:qFormat/>
    <w:rsid w:val="0020760F"/>
    <w:pPr>
      <w:spacing w:before="120" w:line="276" w:lineRule="auto"/>
      <w:ind w:left="794" w:right="794"/>
    </w:pPr>
    <w:rPr>
      <w:rFonts w:ascii="Arial" w:hAnsi="Arial" w:cs="Arial"/>
      <w:i/>
      <w:iCs/>
      <w:kern w:val="0"/>
      <w:sz w:val="24"/>
      <w:szCs w:val="24"/>
      <w:lang w:val="en-GB" w:eastAsia="en-US"/>
    </w:rPr>
  </w:style>
  <w:style w:type="character" w:customStyle="1" w:styleId="afe">
    <w:name w:val="引用 字符"/>
    <w:basedOn w:val="a2"/>
    <w:link w:val="afd"/>
    <w:uiPriority w:val="29"/>
    <w:rsid w:val="0020760F"/>
    <w:rPr>
      <w:rFonts w:ascii="Arial" w:eastAsiaTheme="minorEastAsia" w:hAnsi="Arial" w:cs="Arial"/>
      <w:i/>
      <w:iCs/>
      <w:sz w:val="24"/>
      <w:szCs w:val="24"/>
      <w:lang w:val="en-GB" w:eastAsia="en-US"/>
    </w:rPr>
  </w:style>
  <w:style w:type="character" w:customStyle="1" w:styleId="QuoteChar">
    <w:name w:val="Quote Char"/>
    <w:basedOn w:val="a2"/>
    <w:uiPriority w:val="29"/>
    <w:rsid w:val="0020760F"/>
    <w:rPr>
      <w:rFonts w:ascii="Arial" w:hAnsi="Arial" w:cs="Arial"/>
      <w:i/>
      <w:iCs/>
      <w:color w:val="000000" w:themeColor="text1"/>
      <w:sz w:val="28"/>
    </w:rPr>
  </w:style>
  <w:style w:type="paragraph" w:styleId="a0">
    <w:name w:val="List Bullet"/>
    <w:basedOn w:val="a1"/>
    <w:uiPriority w:val="99"/>
    <w:semiHidden/>
    <w:unhideWhenUsed/>
    <w:rsid w:val="0020760F"/>
    <w:pPr>
      <w:numPr>
        <w:numId w:val="2"/>
      </w:numPr>
      <w:spacing w:before="120" w:line="276" w:lineRule="auto"/>
      <w:contextualSpacing/>
    </w:pPr>
    <w:rPr>
      <w:rFonts w:ascii="Arial" w:hAnsi="Arial" w:cs="Arial"/>
      <w:kern w:val="0"/>
      <w:sz w:val="24"/>
      <w:szCs w:val="24"/>
      <w:lang w:val="en-GB" w:eastAsia="en-US"/>
    </w:rPr>
  </w:style>
  <w:style w:type="paragraph" w:styleId="a">
    <w:name w:val="List Number"/>
    <w:basedOn w:val="a1"/>
    <w:uiPriority w:val="99"/>
    <w:semiHidden/>
    <w:unhideWhenUsed/>
    <w:rsid w:val="0020760F"/>
    <w:pPr>
      <w:numPr>
        <w:numId w:val="3"/>
      </w:numPr>
      <w:spacing w:before="120" w:line="276" w:lineRule="auto"/>
      <w:contextualSpacing/>
    </w:pPr>
    <w:rPr>
      <w:rFonts w:ascii="Arial" w:hAnsi="Arial" w:cs="Arial"/>
      <w:kern w:val="0"/>
      <w:sz w:val="24"/>
      <w:szCs w:val="24"/>
      <w:lang w:val="en-GB" w:eastAsia="en-US"/>
    </w:rPr>
  </w:style>
  <w:style w:type="paragraph" w:styleId="aff">
    <w:name w:val="table of figures"/>
    <w:basedOn w:val="a1"/>
    <w:next w:val="a1"/>
    <w:uiPriority w:val="99"/>
    <w:semiHidden/>
    <w:unhideWhenUsed/>
    <w:rsid w:val="0020760F"/>
    <w:pPr>
      <w:spacing w:before="120" w:line="276" w:lineRule="auto"/>
    </w:pPr>
    <w:rPr>
      <w:rFonts w:ascii="Arial" w:hAnsi="Arial" w:cs="Arial"/>
      <w:kern w:val="0"/>
      <w:sz w:val="24"/>
      <w:szCs w:val="24"/>
      <w:lang w:val="en-GB" w:eastAsia="en-US"/>
    </w:rPr>
  </w:style>
  <w:style w:type="character" w:styleId="aff0">
    <w:name w:val="Intense Emphasis"/>
    <w:basedOn w:val="a2"/>
    <w:uiPriority w:val="21"/>
    <w:qFormat/>
    <w:rsid w:val="0020760F"/>
    <w:rPr>
      <w:b/>
      <w:bCs/>
      <w:i/>
      <w:iCs/>
      <w:color w:val="auto"/>
    </w:rPr>
  </w:style>
  <w:style w:type="paragraph" w:styleId="aff1">
    <w:name w:val="Intense Quote"/>
    <w:basedOn w:val="a1"/>
    <w:next w:val="a1"/>
    <w:link w:val="aff2"/>
    <w:uiPriority w:val="30"/>
    <w:qFormat/>
    <w:rsid w:val="0020760F"/>
    <w:pPr>
      <w:pBdr>
        <w:bottom w:val="single" w:sz="4" w:space="4" w:color="4F81BD" w:themeColor="accent1"/>
      </w:pBdr>
      <w:spacing w:before="200" w:after="280" w:line="276" w:lineRule="auto"/>
      <w:ind w:left="936" w:right="936"/>
    </w:pPr>
    <w:rPr>
      <w:rFonts w:ascii="Arial" w:hAnsi="Arial" w:cs="Arial"/>
      <w:b/>
      <w:bCs/>
      <w:i/>
      <w:iCs/>
      <w:kern w:val="0"/>
      <w:sz w:val="24"/>
      <w:szCs w:val="24"/>
      <w:lang w:val="en-GB" w:eastAsia="en-US"/>
    </w:rPr>
  </w:style>
  <w:style w:type="character" w:customStyle="1" w:styleId="aff2">
    <w:name w:val="明显引用 字符"/>
    <w:basedOn w:val="a2"/>
    <w:link w:val="aff1"/>
    <w:uiPriority w:val="30"/>
    <w:rsid w:val="0020760F"/>
    <w:rPr>
      <w:rFonts w:ascii="Arial" w:eastAsiaTheme="minorEastAsia" w:hAnsi="Arial" w:cs="Arial"/>
      <w:b/>
      <w:bCs/>
      <w:i/>
      <w:iCs/>
      <w:sz w:val="24"/>
      <w:szCs w:val="24"/>
      <w:lang w:val="en-GB" w:eastAsia="en-US"/>
    </w:rPr>
  </w:style>
  <w:style w:type="character" w:styleId="aff3">
    <w:name w:val="Subtle Reference"/>
    <w:basedOn w:val="a2"/>
    <w:uiPriority w:val="31"/>
    <w:qFormat/>
    <w:rsid w:val="0020760F"/>
    <w:rPr>
      <w:smallCaps/>
      <w:color w:val="auto"/>
      <w:u w:val="single"/>
    </w:rPr>
  </w:style>
  <w:style w:type="character" w:styleId="aff4">
    <w:name w:val="Intense Reference"/>
    <w:basedOn w:val="a2"/>
    <w:uiPriority w:val="32"/>
    <w:qFormat/>
    <w:rsid w:val="0020760F"/>
    <w:rPr>
      <w:b/>
      <w:bCs/>
      <w:smallCaps/>
      <w:color w:val="auto"/>
      <w:spacing w:val="5"/>
      <w:u w:val="single"/>
    </w:rPr>
  </w:style>
  <w:style w:type="paragraph" w:styleId="TOC">
    <w:name w:val="TOC Heading"/>
    <w:basedOn w:val="10"/>
    <w:next w:val="a1"/>
    <w:uiPriority w:val="39"/>
    <w:semiHidden/>
    <w:unhideWhenUsed/>
    <w:qFormat/>
    <w:rsid w:val="0020760F"/>
    <w:pPr>
      <w:spacing w:line="276" w:lineRule="auto"/>
      <w:outlineLvl w:val="9"/>
    </w:pPr>
    <w:rPr>
      <w:rFonts w:ascii="Arial" w:hAnsi="Arial"/>
      <w:color w:val="auto"/>
      <w:sz w:val="28"/>
      <w:szCs w:val="28"/>
      <w:lang w:val="en-GB"/>
    </w:rPr>
  </w:style>
  <w:style w:type="paragraph" w:styleId="aff5">
    <w:name w:val="Block Text"/>
    <w:basedOn w:val="a1"/>
    <w:uiPriority w:val="99"/>
    <w:semiHidden/>
    <w:unhideWhenUsed/>
    <w:rsid w:val="0020760F"/>
    <w:pPr>
      <w:pBdr>
        <w:top w:val="single" w:sz="2" w:space="10" w:color="auto" w:shadow="1"/>
        <w:left w:val="single" w:sz="2" w:space="10" w:color="auto" w:shadow="1"/>
        <w:bottom w:val="single" w:sz="2" w:space="10" w:color="auto" w:shadow="1"/>
        <w:right w:val="single" w:sz="2" w:space="10" w:color="auto" w:shadow="1"/>
      </w:pBdr>
      <w:spacing w:before="120" w:line="276" w:lineRule="auto"/>
      <w:ind w:left="1152" w:right="1152"/>
    </w:pPr>
    <w:rPr>
      <w:rFonts w:ascii="Arial" w:hAnsi="Arial"/>
      <w:i/>
      <w:iCs/>
      <w:kern w:val="0"/>
      <w:sz w:val="24"/>
      <w:szCs w:val="24"/>
      <w:lang w:val="en-GB" w:eastAsia="en-US"/>
    </w:rPr>
  </w:style>
  <w:style w:type="character" w:styleId="aff6">
    <w:name w:val="Placeholder Text"/>
    <w:basedOn w:val="a2"/>
    <w:uiPriority w:val="99"/>
    <w:semiHidden/>
    <w:rsid w:val="0020760F"/>
    <w:rPr>
      <w:color w:val="auto"/>
    </w:rPr>
  </w:style>
  <w:style w:type="paragraph" w:styleId="aff7">
    <w:name w:val="toa heading"/>
    <w:basedOn w:val="a1"/>
    <w:next w:val="a1"/>
    <w:uiPriority w:val="99"/>
    <w:semiHidden/>
    <w:unhideWhenUsed/>
    <w:rsid w:val="0020760F"/>
    <w:pPr>
      <w:spacing w:before="120" w:line="276" w:lineRule="auto"/>
    </w:pPr>
    <w:rPr>
      <w:rFonts w:ascii="Arial" w:eastAsiaTheme="majorEastAsia" w:hAnsi="Arial" w:cstheme="majorBidi"/>
      <w:b/>
      <w:bCs/>
      <w:kern w:val="0"/>
      <w:sz w:val="28"/>
      <w:szCs w:val="24"/>
      <w:lang w:val="en-GB" w:eastAsia="en-US"/>
    </w:rPr>
  </w:style>
  <w:style w:type="paragraph" w:styleId="aff8">
    <w:name w:val="Plain Text"/>
    <w:basedOn w:val="a1"/>
    <w:link w:val="aff9"/>
    <w:uiPriority w:val="99"/>
    <w:semiHidden/>
    <w:unhideWhenUsed/>
    <w:rsid w:val="0020760F"/>
    <w:rPr>
      <w:rFonts w:ascii="Consolas" w:hAnsi="Consolas" w:cs="Arial"/>
      <w:kern w:val="0"/>
      <w:sz w:val="24"/>
      <w:szCs w:val="21"/>
      <w:lang w:val="en-GB" w:eastAsia="en-US"/>
    </w:rPr>
  </w:style>
  <w:style w:type="character" w:customStyle="1" w:styleId="aff9">
    <w:name w:val="纯文本 字符"/>
    <w:basedOn w:val="a2"/>
    <w:link w:val="aff8"/>
    <w:uiPriority w:val="99"/>
    <w:semiHidden/>
    <w:rsid w:val="0020760F"/>
    <w:rPr>
      <w:rFonts w:ascii="Consolas" w:eastAsiaTheme="minorEastAsia" w:hAnsi="Consolas" w:cs="Arial"/>
      <w:sz w:val="24"/>
      <w:szCs w:val="21"/>
      <w:lang w:val="en-GB" w:eastAsia="en-US"/>
    </w:rPr>
  </w:style>
  <w:style w:type="paragraph" w:styleId="31">
    <w:name w:val="Body Text 3"/>
    <w:basedOn w:val="a1"/>
    <w:link w:val="32"/>
    <w:uiPriority w:val="99"/>
    <w:semiHidden/>
    <w:unhideWhenUsed/>
    <w:rsid w:val="0020760F"/>
    <w:pPr>
      <w:spacing w:before="120" w:after="120" w:line="276" w:lineRule="auto"/>
    </w:pPr>
    <w:rPr>
      <w:rFonts w:ascii="Arial" w:hAnsi="Arial" w:cs="Arial"/>
      <w:kern w:val="0"/>
      <w:szCs w:val="16"/>
      <w:lang w:val="en-GB" w:eastAsia="en-US"/>
    </w:rPr>
  </w:style>
  <w:style w:type="character" w:customStyle="1" w:styleId="32">
    <w:name w:val="正文文本 3 字符"/>
    <w:basedOn w:val="a2"/>
    <w:link w:val="31"/>
    <w:uiPriority w:val="99"/>
    <w:semiHidden/>
    <w:rsid w:val="0020760F"/>
    <w:rPr>
      <w:rFonts w:ascii="Arial" w:eastAsiaTheme="minorEastAsia" w:hAnsi="Arial" w:cs="Arial"/>
      <w:szCs w:val="16"/>
      <w:lang w:val="en-GB" w:eastAsia="en-US"/>
    </w:rPr>
  </w:style>
  <w:style w:type="paragraph" w:styleId="affa">
    <w:name w:val="Body Text"/>
    <w:basedOn w:val="a1"/>
    <w:link w:val="affb"/>
    <w:uiPriority w:val="1"/>
    <w:unhideWhenUsed/>
    <w:qFormat/>
    <w:rsid w:val="0020760F"/>
    <w:pPr>
      <w:spacing w:before="120" w:after="120" w:line="276" w:lineRule="auto"/>
    </w:pPr>
    <w:rPr>
      <w:rFonts w:ascii="Arial" w:hAnsi="Arial" w:cs="Arial"/>
      <w:kern w:val="0"/>
      <w:sz w:val="24"/>
      <w:szCs w:val="24"/>
      <w:lang w:val="en-GB" w:eastAsia="en-US"/>
    </w:rPr>
  </w:style>
  <w:style w:type="character" w:customStyle="1" w:styleId="affb">
    <w:name w:val="正文文本 字符"/>
    <w:basedOn w:val="a2"/>
    <w:link w:val="affa"/>
    <w:uiPriority w:val="99"/>
    <w:rsid w:val="0020760F"/>
    <w:rPr>
      <w:rFonts w:ascii="Arial" w:eastAsiaTheme="minorEastAsia" w:hAnsi="Arial" w:cs="Arial"/>
      <w:sz w:val="24"/>
      <w:szCs w:val="24"/>
      <w:lang w:val="en-GB" w:eastAsia="en-US"/>
    </w:rPr>
  </w:style>
  <w:style w:type="paragraph" w:styleId="affc">
    <w:name w:val="Body Text First Indent"/>
    <w:basedOn w:val="affa"/>
    <w:link w:val="affd"/>
    <w:uiPriority w:val="99"/>
    <w:unhideWhenUsed/>
    <w:rsid w:val="0020760F"/>
    <w:pPr>
      <w:spacing w:after="320"/>
      <w:ind w:firstLine="360"/>
    </w:pPr>
  </w:style>
  <w:style w:type="character" w:customStyle="1" w:styleId="affd">
    <w:name w:val="正文文本首行缩进 字符"/>
    <w:basedOn w:val="affb"/>
    <w:link w:val="affc"/>
    <w:uiPriority w:val="99"/>
    <w:rsid w:val="0020760F"/>
    <w:rPr>
      <w:rFonts w:ascii="Arial" w:eastAsiaTheme="minorEastAsia" w:hAnsi="Arial" w:cs="Arial"/>
      <w:sz w:val="24"/>
      <w:szCs w:val="24"/>
      <w:lang w:val="en-GB" w:eastAsia="en-US"/>
    </w:rPr>
  </w:style>
  <w:style w:type="paragraph" w:styleId="33">
    <w:name w:val="Body Text Indent 3"/>
    <w:basedOn w:val="a1"/>
    <w:link w:val="34"/>
    <w:uiPriority w:val="99"/>
    <w:unhideWhenUsed/>
    <w:rsid w:val="0020760F"/>
    <w:pPr>
      <w:spacing w:before="120" w:after="120" w:line="276" w:lineRule="auto"/>
      <w:ind w:left="283"/>
    </w:pPr>
    <w:rPr>
      <w:rFonts w:ascii="Arial" w:hAnsi="Arial" w:cs="Arial"/>
      <w:kern w:val="0"/>
      <w:szCs w:val="16"/>
      <w:lang w:val="en-GB" w:eastAsia="en-US"/>
    </w:rPr>
  </w:style>
  <w:style w:type="character" w:customStyle="1" w:styleId="34">
    <w:name w:val="正文文本缩进 3 字符"/>
    <w:basedOn w:val="a2"/>
    <w:link w:val="33"/>
    <w:uiPriority w:val="99"/>
    <w:rsid w:val="0020760F"/>
    <w:rPr>
      <w:rFonts w:ascii="Arial" w:eastAsiaTheme="minorEastAsia" w:hAnsi="Arial" w:cs="Arial"/>
      <w:szCs w:val="16"/>
      <w:lang w:val="en-GB" w:eastAsia="en-US"/>
    </w:rPr>
  </w:style>
  <w:style w:type="paragraph" w:styleId="affe">
    <w:name w:val="Document Map"/>
    <w:basedOn w:val="a1"/>
    <w:link w:val="afff"/>
    <w:uiPriority w:val="99"/>
    <w:semiHidden/>
    <w:unhideWhenUsed/>
    <w:rsid w:val="0020760F"/>
    <w:rPr>
      <w:rFonts w:ascii="Arial" w:hAnsi="Arial" w:cs="Tahoma"/>
      <w:kern w:val="0"/>
      <w:sz w:val="24"/>
      <w:szCs w:val="16"/>
      <w:lang w:val="en-GB" w:eastAsia="en-US"/>
    </w:rPr>
  </w:style>
  <w:style w:type="character" w:customStyle="1" w:styleId="afff">
    <w:name w:val="文档结构图 字符"/>
    <w:basedOn w:val="a2"/>
    <w:link w:val="affe"/>
    <w:uiPriority w:val="99"/>
    <w:semiHidden/>
    <w:rsid w:val="0020760F"/>
    <w:rPr>
      <w:rFonts w:ascii="Arial" w:eastAsiaTheme="minorEastAsia" w:hAnsi="Arial" w:cs="Tahoma"/>
      <w:sz w:val="24"/>
      <w:szCs w:val="16"/>
      <w:lang w:val="en-GB" w:eastAsia="en-US"/>
    </w:rPr>
  </w:style>
  <w:style w:type="paragraph" w:styleId="afff0">
    <w:name w:val="endnote text"/>
    <w:basedOn w:val="a1"/>
    <w:link w:val="afff1"/>
    <w:uiPriority w:val="99"/>
    <w:unhideWhenUsed/>
    <w:rsid w:val="0020760F"/>
    <w:rPr>
      <w:rFonts w:ascii="Arial" w:hAnsi="Arial" w:cs="Arial"/>
      <w:kern w:val="0"/>
      <w:sz w:val="24"/>
      <w:szCs w:val="20"/>
      <w:lang w:val="en-GB" w:eastAsia="en-US"/>
    </w:rPr>
  </w:style>
  <w:style w:type="character" w:customStyle="1" w:styleId="afff1">
    <w:name w:val="尾注文本 字符"/>
    <w:basedOn w:val="a2"/>
    <w:link w:val="afff0"/>
    <w:uiPriority w:val="99"/>
    <w:rsid w:val="0020760F"/>
    <w:rPr>
      <w:rFonts w:ascii="Arial" w:eastAsiaTheme="minorEastAsia" w:hAnsi="Arial" w:cs="Arial"/>
      <w:sz w:val="24"/>
      <w:lang w:val="en-GB" w:eastAsia="en-US"/>
    </w:rPr>
  </w:style>
  <w:style w:type="character" w:styleId="afff2">
    <w:name w:val="Emphasis"/>
    <w:basedOn w:val="a2"/>
    <w:uiPriority w:val="20"/>
    <w:qFormat/>
    <w:rsid w:val="0020760F"/>
    <w:rPr>
      <w:i/>
      <w:iCs/>
    </w:rPr>
  </w:style>
  <w:style w:type="paragraph" w:styleId="afff3">
    <w:name w:val="envelope return"/>
    <w:basedOn w:val="a1"/>
    <w:uiPriority w:val="99"/>
    <w:semiHidden/>
    <w:unhideWhenUsed/>
    <w:rsid w:val="0020760F"/>
    <w:rPr>
      <w:rFonts w:ascii="Arial" w:eastAsiaTheme="majorEastAsia" w:hAnsi="Arial" w:cstheme="majorBidi"/>
      <w:kern w:val="0"/>
      <w:sz w:val="24"/>
      <w:szCs w:val="20"/>
      <w:lang w:val="en-GB" w:eastAsia="en-US"/>
    </w:rPr>
  </w:style>
  <w:style w:type="paragraph" w:styleId="afff4">
    <w:name w:val="Message Header"/>
    <w:basedOn w:val="a1"/>
    <w:link w:val="afff5"/>
    <w:uiPriority w:val="99"/>
    <w:semiHidden/>
    <w:unhideWhenUsed/>
    <w:rsid w:val="0020760F"/>
    <w:pPr>
      <w:pBdr>
        <w:top w:val="single" w:sz="6" w:space="1" w:color="auto"/>
        <w:left w:val="single" w:sz="6" w:space="1" w:color="auto"/>
        <w:bottom w:val="single" w:sz="6" w:space="1" w:color="auto"/>
        <w:right w:val="single" w:sz="6" w:space="1" w:color="auto"/>
      </w:pBdr>
      <w:shd w:val="pct20" w:color="auto" w:fill="auto"/>
      <w:ind w:left="1134" w:hanging="1134"/>
    </w:pPr>
    <w:rPr>
      <w:rFonts w:ascii="Arial" w:eastAsiaTheme="majorEastAsia" w:hAnsi="Arial" w:cstheme="majorBidi"/>
      <w:kern w:val="0"/>
      <w:sz w:val="24"/>
      <w:szCs w:val="24"/>
      <w:lang w:val="en-GB" w:eastAsia="en-US"/>
    </w:rPr>
  </w:style>
  <w:style w:type="character" w:customStyle="1" w:styleId="afff5">
    <w:name w:val="信息标题 字符"/>
    <w:basedOn w:val="a2"/>
    <w:link w:val="afff4"/>
    <w:uiPriority w:val="99"/>
    <w:semiHidden/>
    <w:rsid w:val="0020760F"/>
    <w:rPr>
      <w:rFonts w:ascii="Arial" w:eastAsiaTheme="majorEastAsia" w:hAnsi="Arial" w:cstheme="majorBidi"/>
      <w:sz w:val="24"/>
      <w:szCs w:val="24"/>
      <w:shd w:val="pct20" w:color="auto" w:fill="auto"/>
      <w:lang w:val="en-GB" w:eastAsia="en-US"/>
    </w:rPr>
  </w:style>
  <w:style w:type="paragraph" w:styleId="afff6">
    <w:name w:val="No Spacing"/>
    <w:uiPriority w:val="1"/>
    <w:qFormat/>
    <w:rsid w:val="0020760F"/>
    <w:rPr>
      <w:rFonts w:ascii="Arial" w:eastAsiaTheme="minorEastAsia" w:hAnsi="Arial" w:cs="Arial"/>
      <w:sz w:val="24"/>
      <w:szCs w:val="24"/>
      <w:lang w:val="en-GB" w:eastAsia="en-US"/>
    </w:rPr>
  </w:style>
  <w:style w:type="paragraph" w:styleId="13">
    <w:name w:val="index 1"/>
    <w:basedOn w:val="a1"/>
    <w:next w:val="a1"/>
    <w:autoRedefine/>
    <w:uiPriority w:val="99"/>
    <w:semiHidden/>
    <w:unhideWhenUsed/>
    <w:rsid w:val="0020760F"/>
    <w:pPr>
      <w:ind w:left="240" w:hanging="240"/>
    </w:pPr>
    <w:rPr>
      <w:rFonts w:ascii="Arial" w:hAnsi="Arial" w:cs="Arial"/>
      <w:kern w:val="0"/>
      <w:sz w:val="24"/>
      <w:szCs w:val="24"/>
      <w:lang w:val="en-GB" w:eastAsia="en-US"/>
    </w:rPr>
  </w:style>
  <w:style w:type="paragraph" w:styleId="afff7">
    <w:name w:val="index heading"/>
    <w:basedOn w:val="a1"/>
    <w:next w:val="13"/>
    <w:uiPriority w:val="99"/>
    <w:semiHidden/>
    <w:unhideWhenUsed/>
    <w:rsid w:val="0020760F"/>
    <w:pPr>
      <w:spacing w:before="120" w:line="276" w:lineRule="auto"/>
    </w:pPr>
    <w:rPr>
      <w:rFonts w:ascii="Arial" w:eastAsiaTheme="majorEastAsia" w:hAnsi="Arial" w:cstheme="majorBidi"/>
      <w:b/>
      <w:bCs/>
      <w:kern w:val="0"/>
      <w:sz w:val="24"/>
      <w:szCs w:val="24"/>
      <w:lang w:val="en-GB" w:eastAsia="en-US"/>
    </w:rPr>
  </w:style>
  <w:style w:type="character" w:styleId="HTML">
    <w:name w:val="HTML Cite"/>
    <w:basedOn w:val="a2"/>
    <w:uiPriority w:val="99"/>
    <w:semiHidden/>
    <w:unhideWhenUsed/>
    <w:rsid w:val="0020760F"/>
    <w:rPr>
      <w:i/>
      <w:iCs/>
    </w:rPr>
  </w:style>
  <w:style w:type="character" w:customStyle="1" w:styleId="articletext1">
    <w:name w:val="articletext1"/>
    <w:rsid w:val="000A04F5"/>
    <w:rPr>
      <w:rFonts w:ascii="Verdana" w:hAnsi="Verdana" w:hint="default"/>
      <w:color w:val="000000"/>
      <w:sz w:val="20"/>
      <w:szCs w:val="20"/>
    </w:rPr>
  </w:style>
  <w:style w:type="paragraph" w:styleId="afff8">
    <w:name w:val="Revision"/>
    <w:hidden/>
    <w:uiPriority w:val="99"/>
    <w:semiHidden/>
    <w:rsid w:val="00926BA5"/>
    <w:rPr>
      <w:rFonts w:asciiTheme="minorHAnsi" w:eastAsiaTheme="minorEastAsia" w:hAnsiTheme="minorHAnsi" w:cstheme="minorBidi"/>
      <w:sz w:val="24"/>
      <w:szCs w:val="24"/>
      <w:lang w:val="es-ES_tradnl" w:eastAsia="en-US"/>
    </w:rPr>
  </w:style>
  <w:style w:type="character" w:styleId="afff9">
    <w:name w:val="endnote reference"/>
    <w:basedOn w:val="a2"/>
    <w:uiPriority w:val="99"/>
    <w:unhideWhenUsed/>
    <w:rsid w:val="00926BA5"/>
    <w:rPr>
      <w:vertAlign w:val="superscript"/>
    </w:rPr>
  </w:style>
  <w:style w:type="paragraph" w:styleId="HTML0">
    <w:name w:val="HTML Preformatted"/>
    <w:basedOn w:val="a1"/>
    <w:link w:val="HTML1"/>
    <w:uiPriority w:val="99"/>
    <w:unhideWhenUsed/>
    <w:rsid w:val="00926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Cs w:val="20"/>
      <w:lang w:eastAsia="en-US"/>
    </w:rPr>
  </w:style>
  <w:style w:type="character" w:customStyle="1" w:styleId="HTML1">
    <w:name w:val="HTML 预设格式 字符"/>
    <w:basedOn w:val="a2"/>
    <w:link w:val="HTML0"/>
    <w:uiPriority w:val="99"/>
    <w:rsid w:val="00926BA5"/>
    <w:rPr>
      <w:rFonts w:ascii="Courier New" w:eastAsia="Times New Roman" w:hAnsi="Courier New" w:cs="Courier New"/>
      <w:lang w:eastAsia="en-US"/>
    </w:rPr>
  </w:style>
  <w:style w:type="character" w:customStyle="1" w:styleId="xbe">
    <w:name w:val="_xbe"/>
    <w:basedOn w:val="a2"/>
    <w:rsid w:val="00926BA5"/>
  </w:style>
  <w:style w:type="character" w:customStyle="1" w:styleId="shorttext">
    <w:name w:val="short_text"/>
    <w:basedOn w:val="a2"/>
    <w:rsid w:val="008C19EA"/>
  </w:style>
  <w:style w:type="table" w:styleId="afffa">
    <w:name w:val="Table Grid"/>
    <w:basedOn w:val="a3"/>
    <w:uiPriority w:val="39"/>
    <w:rsid w:val="007561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estern">
    <w:name w:val="western"/>
    <w:basedOn w:val="a1"/>
    <w:rsid w:val="00A41B93"/>
    <w:pPr>
      <w:spacing w:before="100" w:beforeAutospacing="1"/>
    </w:pPr>
    <w:rPr>
      <w:rFonts w:ascii="Times" w:eastAsia="Times New Roman" w:hAnsi="Times" w:cs="Times New Roman"/>
      <w:kern w:val="0"/>
      <w:sz w:val="28"/>
      <w:szCs w:val="20"/>
      <w:lang w:val="it-IT" w:eastAsia="it-IT"/>
    </w:rPr>
  </w:style>
  <w:style w:type="paragraph" w:customStyle="1" w:styleId="-11">
    <w:name w:val="彩色清單 - 輔色 11"/>
    <w:basedOn w:val="a1"/>
    <w:link w:val="-1"/>
    <w:uiPriority w:val="67"/>
    <w:qFormat/>
    <w:rsid w:val="00234B7C"/>
    <w:pPr>
      <w:ind w:firstLineChars="200" w:firstLine="420"/>
    </w:pPr>
    <w:rPr>
      <w:rFonts w:ascii="Cambria" w:eastAsia="PMingLiU" w:hAnsi="Cambria" w:cs="Times New Roman"/>
      <w:sz w:val="24"/>
      <w:szCs w:val="24"/>
    </w:rPr>
  </w:style>
  <w:style w:type="character" w:customStyle="1" w:styleId="-1">
    <w:name w:val="彩色清單 - 輔色 1 字元"/>
    <w:link w:val="-11"/>
    <w:uiPriority w:val="67"/>
    <w:rsid w:val="00234B7C"/>
    <w:rPr>
      <w:rFonts w:ascii="Cambria" w:eastAsia="PMingLiU" w:hAnsi="Cambria"/>
      <w:kern w:val="2"/>
      <w:sz w:val="24"/>
      <w:szCs w:val="24"/>
      <w:lang w:eastAsia="ko-KR"/>
    </w:rPr>
  </w:style>
  <w:style w:type="character" w:customStyle="1" w:styleId="st1">
    <w:name w:val="st1"/>
    <w:basedOn w:val="a2"/>
    <w:rsid w:val="00234B7C"/>
  </w:style>
  <w:style w:type="character" w:customStyle="1" w:styleId="example">
    <w:name w:val="example"/>
    <w:basedOn w:val="a2"/>
    <w:rsid w:val="00C06D00"/>
  </w:style>
  <w:style w:type="paragraph" w:customStyle="1" w:styleId="TableParagraph">
    <w:name w:val="Table Paragraph"/>
    <w:basedOn w:val="a1"/>
    <w:uiPriority w:val="1"/>
    <w:qFormat/>
    <w:rsid w:val="00AB3146"/>
    <w:pPr>
      <w:widowControl w:val="0"/>
      <w:autoSpaceDE w:val="0"/>
      <w:autoSpaceDN w:val="0"/>
      <w:adjustRightInd w:val="0"/>
    </w:pPr>
    <w:rPr>
      <w:rFonts w:ascii="Times New Roman" w:hAnsi="Times New Roman" w:cs="Times New Roman"/>
      <w:kern w:val="0"/>
      <w:sz w:val="24"/>
      <w:szCs w:val="24"/>
      <w:lang w:eastAsia="zh-CN"/>
    </w:rPr>
  </w:style>
  <w:style w:type="paragraph" w:customStyle="1" w:styleId="Default">
    <w:name w:val="Default"/>
    <w:rsid w:val="00E43A8F"/>
    <w:pPr>
      <w:widowControl w:val="0"/>
      <w:autoSpaceDE w:val="0"/>
      <w:autoSpaceDN w:val="0"/>
      <w:adjustRightInd w:val="0"/>
    </w:pPr>
    <w:rPr>
      <w:rFonts w:ascii="Arial" w:eastAsiaTheme="minorEastAsia" w:hAnsi="Arial" w:cs="Arial"/>
      <w:color w:val="000000"/>
      <w:sz w:val="24"/>
      <w:szCs w:val="24"/>
    </w:rPr>
  </w:style>
  <w:style w:type="paragraph" w:customStyle="1" w:styleId="EndNoteBibliographyTitle">
    <w:name w:val="EndNote Bibliography Title"/>
    <w:basedOn w:val="a1"/>
    <w:link w:val="EndNoteBibliographyTitleChar"/>
    <w:rsid w:val="00E43A8F"/>
    <w:pPr>
      <w:jc w:val="center"/>
    </w:pPr>
    <w:rPr>
      <w:rFonts w:ascii="Arial" w:hAnsi="Arial" w:cs="Arial"/>
      <w:noProof/>
      <w:sz w:val="24"/>
      <w:lang w:val="en-GB"/>
    </w:rPr>
  </w:style>
  <w:style w:type="character" w:customStyle="1" w:styleId="EndNoteBibliographyTitleChar">
    <w:name w:val="EndNote Bibliography Title Char"/>
    <w:basedOn w:val="affb"/>
    <w:link w:val="EndNoteBibliographyTitle"/>
    <w:rsid w:val="00E43A8F"/>
    <w:rPr>
      <w:rFonts w:ascii="Arial" w:eastAsiaTheme="minorEastAsia" w:hAnsi="Arial" w:cs="Arial"/>
      <w:noProof/>
      <w:kern w:val="2"/>
      <w:sz w:val="24"/>
      <w:szCs w:val="22"/>
      <w:lang w:val="en-GB" w:eastAsia="ko-KR"/>
    </w:rPr>
  </w:style>
  <w:style w:type="character" w:customStyle="1" w:styleId="UnresolvedMention1">
    <w:name w:val="Unresolved Mention1"/>
    <w:basedOn w:val="a2"/>
    <w:uiPriority w:val="99"/>
    <w:semiHidden/>
    <w:unhideWhenUsed/>
    <w:rsid w:val="00E43A8F"/>
    <w:rPr>
      <w:color w:val="808080"/>
      <w:shd w:val="clear" w:color="auto" w:fill="E6E6E6"/>
    </w:rPr>
  </w:style>
  <w:style w:type="paragraph" w:customStyle="1" w:styleId="14">
    <w:name w:val="1"/>
    <w:basedOn w:val="a1"/>
    <w:autoRedefine/>
    <w:rsid w:val="006E7A0C"/>
    <w:pPr>
      <w:spacing w:after="160" w:line="240" w:lineRule="exact"/>
    </w:pPr>
    <w:rPr>
      <w:rFonts w:ascii="Verdana" w:eastAsia="仿宋_GB2312" w:hAnsi="Verdana" w:cs="”“Times New Roman”“"/>
      <w:kern w:val="0"/>
      <w:sz w:val="24"/>
      <w:szCs w:val="20"/>
      <w:lang w:eastAsia="en-US"/>
    </w:rPr>
  </w:style>
  <w:style w:type="paragraph" w:customStyle="1" w:styleId="21">
    <w:name w:val="列出段落2"/>
    <w:basedOn w:val="a1"/>
    <w:rsid w:val="00EB5571"/>
    <w:pPr>
      <w:widowControl w:val="0"/>
      <w:ind w:firstLineChars="200" w:firstLine="420"/>
      <w:jc w:val="both"/>
    </w:pPr>
    <w:rPr>
      <w:rFonts w:ascii="Calibri" w:eastAsia="宋体" w:hAnsi="Calibri" w:cs="Times New Roman"/>
      <w:sz w:val="21"/>
      <w:lang w:eastAsia="zh-CN"/>
    </w:rPr>
  </w:style>
  <w:style w:type="character" w:customStyle="1" w:styleId="authorsname">
    <w:name w:val="authors__name"/>
    <w:basedOn w:val="a2"/>
    <w:rsid w:val="00653A1C"/>
  </w:style>
  <w:style w:type="numbering" w:customStyle="1" w:styleId="1">
    <w:name w:val="样式1"/>
    <w:uiPriority w:val="99"/>
    <w:rsid w:val="00946F9A"/>
    <w:pPr>
      <w:numPr>
        <w:numId w:val="4"/>
      </w:numPr>
    </w:pPr>
  </w:style>
  <w:style w:type="character" w:customStyle="1" w:styleId="15">
    <w:name w:val="未处理的提及1"/>
    <w:basedOn w:val="a2"/>
    <w:uiPriority w:val="99"/>
    <w:semiHidden/>
    <w:unhideWhenUsed/>
    <w:rsid w:val="00B901E7"/>
    <w:rPr>
      <w:color w:val="605E5C"/>
      <w:shd w:val="clear" w:color="auto" w:fill="E1DFDD"/>
    </w:rPr>
  </w:style>
  <w:style w:type="character" w:customStyle="1" w:styleId="fontstyle01">
    <w:name w:val="fontstyle01"/>
    <w:basedOn w:val="a2"/>
    <w:qFormat/>
    <w:rsid w:val="00D51D28"/>
    <w:rPr>
      <w:rFonts w:ascii="TimesNewRomanPSMT" w:eastAsia="TimesNewRomanPSMT" w:hAnsi="TimesNewRomanPSMT" w:cs="TimesNewRomanPSMT"/>
      <w:color w:val="000000"/>
      <w:sz w:val="20"/>
      <w:szCs w:val="20"/>
    </w:rPr>
  </w:style>
  <w:style w:type="character" w:customStyle="1" w:styleId="22">
    <w:name w:val="未处理的提及2"/>
    <w:basedOn w:val="a2"/>
    <w:uiPriority w:val="99"/>
    <w:semiHidden/>
    <w:unhideWhenUsed/>
    <w:rsid w:val="007A2B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723498">
      <w:bodyDiv w:val="1"/>
      <w:marLeft w:val="0"/>
      <w:marRight w:val="0"/>
      <w:marTop w:val="0"/>
      <w:marBottom w:val="0"/>
      <w:divBdr>
        <w:top w:val="none" w:sz="0" w:space="0" w:color="auto"/>
        <w:left w:val="none" w:sz="0" w:space="0" w:color="auto"/>
        <w:bottom w:val="none" w:sz="0" w:space="0" w:color="auto"/>
        <w:right w:val="none" w:sz="0" w:space="0" w:color="auto"/>
      </w:divBdr>
    </w:div>
    <w:div w:id="610473485">
      <w:bodyDiv w:val="1"/>
      <w:marLeft w:val="0"/>
      <w:marRight w:val="0"/>
      <w:marTop w:val="0"/>
      <w:marBottom w:val="0"/>
      <w:divBdr>
        <w:top w:val="none" w:sz="0" w:space="0" w:color="auto"/>
        <w:left w:val="none" w:sz="0" w:space="0" w:color="auto"/>
        <w:bottom w:val="none" w:sz="0" w:space="0" w:color="auto"/>
        <w:right w:val="none" w:sz="0" w:space="0" w:color="auto"/>
      </w:divBdr>
    </w:div>
    <w:div w:id="720641809">
      <w:bodyDiv w:val="1"/>
      <w:marLeft w:val="0"/>
      <w:marRight w:val="0"/>
      <w:marTop w:val="0"/>
      <w:marBottom w:val="0"/>
      <w:divBdr>
        <w:top w:val="none" w:sz="0" w:space="0" w:color="auto"/>
        <w:left w:val="none" w:sz="0" w:space="0" w:color="auto"/>
        <w:bottom w:val="none" w:sz="0" w:space="0" w:color="auto"/>
        <w:right w:val="none" w:sz="0" w:space="0" w:color="auto"/>
      </w:divBdr>
      <w:divsChild>
        <w:div w:id="22631541">
          <w:marLeft w:val="0"/>
          <w:marRight w:val="0"/>
          <w:marTop w:val="0"/>
          <w:marBottom w:val="300"/>
          <w:divBdr>
            <w:top w:val="none" w:sz="0" w:space="0" w:color="auto"/>
            <w:left w:val="none" w:sz="0" w:space="0" w:color="auto"/>
            <w:bottom w:val="none" w:sz="0" w:space="0" w:color="auto"/>
            <w:right w:val="none" w:sz="0" w:space="0" w:color="auto"/>
          </w:divBdr>
        </w:div>
        <w:div w:id="225074460">
          <w:marLeft w:val="0"/>
          <w:marRight w:val="0"/>
          <w:marTop w:val="0"/>
          <w:marBottom w:val="300"/>
          <w:divBdr>
            <w:top w:val="none" w:sz="0" w:space="0" w:color="auto"/>
            <w:left w:val="none" w:sz="0" w:space="0" w:color="auto"/>
            <w:bottom w:val="none" w:sz="0" w:space="0" w:color="auto"/>
            <w:right w:val="none" w:sz="0" w:space="0" w:color="auto"/>
          </w:divBdr>
        </w:div>
        <w:div w:id="498618597">
          <w:marLeft w:val="0"/>
          <w:marRight w:val="0"/>
          <w:marTop w:val="0"/>
          <w:marBottom w:val="300"/>
          <w:divBdr>
            <w:top w:val="none" w:sz="0" w:space="0" w:color="auto"/>
            <w:left w:val="none" w:sz="0" w:space="0" w:color="auto"/>
            <w:bottom w:val="none" w:sz="0" w:space="0" w:color="auto"/>
            <w:right w:val="none" w:sz="0" w:space="0" w:color="auto"/>
          </w:divBdr>
        </w:div>
        <w:div w:id="1177427924">
          <w:marLeft w:val="0"/>
          <w:marRight w:val="0"/>
          <w:marTop w:val="0"/>
          <w:marBottom w:val="300"/>
          <w:divBdr>
            <w:top w:val="none" w:sz="0" w:space="0" w:color="auto"/>
            <w:left w:val="none" w:sz="0" w:space="0" w:color="auto"/>
            <w:bottom w:val="none" w:sz="0" w:space="0" w:color="auto"/>
            <w:right w:val="none" w:sz="0" w:space="0" w:color="auto"/>
          </w:divBdr>
        </w:div>
      </w:divsChild>
    </w:div>
    <w:div w:id="986519757">
      <w:bodyDiv w:val="1"/>
      <w:marLeft w:val="0"/>
      <w:marRight w:val="0"/>
      <w:marTop w:val="0"/>
      <w:marBottom w:val="0"/>
      <w:divBdr>
        <w:top w:val="none" w:sz="0" w:space="0" w:color="auto"/>
        <w:left w:val="none" w:sz="0" w:space="0" w:color="auto"/>
        <w:bottom w:val="none" w:sz="0" w:space="0" w:color="auto"/>
        <w:right w:val="none" w:sz="0" w:space="0" w:color="auto"/>
      </w:divBdr>
      <w:divsChild>
        <w:div w:id="142167360">
          <w:marLeft w:val="0"/>
          <w:marRight w:val="0"/>
          <w:marTop w:val="0"/>
          <w:marBottom w:val="0"/>
          <w:divBdr>
            <w:top w:val="none" w:sz="0" w:space="0" w:color="auto"/>
            <w:left w:val="none" w:sz="0" w:space="0" w:color="auto"/>
            <w:bottom w:val="none" w:sz="0" w:space="0" w:color="auto"/>
            <w:right w:val="none" w:sz="0" w:space="0" w:color="auto"/>
          </w:divBdr>
        </w:div>
      </w:divsChild>
    </w:div>
    <w:div w:id="1263143819">
      <w:bodyDiv w:val="1"/>
      <w:marLeft w:val="0"/>
      <w:marRight w:val="0"/>
      <w:marTop w:val="0"/>
      <w:marBottom w:val="0"/>
      <w:divBdr>
        <w:top w:val="none" w:sz="0" w:space="0" w:color="auto"/>
        <w:left w:val="none" w:sz="0" w:space="0" w:color="auto"/>
        <w:bottom w:val="none" w:sz="0" w:space="0" w:color="auto"/>
        <w:right w:val="none" w:sz="0" w:space="0" w:color="auto"/>
      </w:divBdr>
    </w:div>
    <w:div w:id="1277642749">
      <w:bodyDiv w:val="1"/>
      <w:marLeft w:val="0"/>
      <w:marRight w:val="0"/>
      <w:marTop w:val="0"/>
      <w:marBottom w:val="0"/>
      <w:divBdr>
        <w:top w:val="none" w:sz="0" w:space="0" w:color="auto"/>
        <w:left w:val="none" w:sz="0" w:space="0" w:color="auto"/>
        <w:bottom w:val="none" w:sz="0" w:space="0" w:color="auto"/>
        <w:right w:val="none" w:sz="0" w:space="0" w:color="auto"/>
      </w:divBdr>
    </w:div>
    <w:div w:id="1402366326">
      <w:bodyDiv w:val="1"/>
      <w:marLeft w:val="0"/>
      <w:marRight w:val="0"/>
      <w:marTop w:val="0"/>
      <w:marBottom w:val="0"/>
      <w:divBdr>
        <w:top w:val="none" w:sz="0" w:space="0" w:color="auto"/>
        <w:left w:val="none" w:sz="0" w:space="0" w:color="auto"/>
        <w:bottom w:val="none" w:sz="0" w:space="0" w:color="auto"/>
        <w:right w:val="none" w:sz="0" w:space="0" w:color="auto"/>
      </w:divBdr>
    </w:div>
    <w:div w:id="2036542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hychu@issas.ac.cn" TargetMode="External"/><Relationship Id="rId13" Type="http://schemas.openxmlformats.org/officeDocument/2006/relationships/image" Target="media/image2.tiff"/><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pan.baidu.com/s/1jnulGNSQ3qDfoB3b76a0Dg"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www.ncbi.nlm.nih.gov/pubmed/26607880" TargetMode="Externa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hyperlink" Target="https://microbialinformaticsj.biomedcentral.com/articles/10.1186/2042-5783-3-1" TargetMode="External"/><Relationship Id="rId10" Type="http://schemas.openxmlformats.org/officeDocument/2006/relationships/hyperlink" Target="http://www.diamondsearch.org"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bowtie-bio.sourceforge.net/bowtie2/index.shtml" TargetMode="External"/><Relationship Id="rId14" Type="http://schemas.openxmlformats.org/officeDocument/2006/relationships/hyperlink" Target="http://www.ncbi.nlm.nih.gov/pubmed/20622132"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oprotocol\Desktop\chendan\%5b&#26631;&#20934;&#27169;&#26495;%5d-Reformatting.dotx" TargetMode="Externa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8042F2-3111-492E-9EDF-F105B760C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[标准模板]-Reformatting.dotx</Template>
  <TotalTime>2245</TotalTime>
  <Pages>1</Pages>
  <Words>1431</Words>
  <Characters>8160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9572</CharactersWithSpaces>
  <SharedDoc>false</SharedDoc>
  <HLinks>
    <vt:vector size="6" baseType="variant">
      <vt:variant>
        <vt:i4>5046386</vt:i4>
      </vt:variant>
      <vt:variant>
        <vt:i4>0</vt:i4>
      </vt:variant>
      <vt:variant>
        <vt:i4>0</vt:i4>
      </vt:variant>
      <vt:variant>
        <vt:i4>5</vt:i4>
      </vt:variant>
      <vt:variant>
        <vt:lpwstr>http://www.bio-protocol.org/e1765</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parco</dc:creator>
  <cp:keywords/>
  <dc:description/>
  <cp:lastModifiedBy>Liu Yong-Xin</cp:lastModifiedBy>
  <cp:revision>247</cp:revision>
  <cp:lastPrinted>2017-08-29T14:01:00Z</cp:lastPrinted>
  <dcterms:created xsi:type="dcterms:W3CDTF">2020-12-03T06:12:00Z</dcterms:created>
  <dcterms:modified xsi:type="dcterms:W3CDTF">2021-01-05T12:24:00Z</dcterms:modified>
</cp:coreProperties>
</file>